
<file path=[Content_Types].xml><?xml version="1.0" encoding="utf-8"?>
<Types xmlns="http://schemas.openxmlformats.org/package/2006/content-types">
  <Override PartName="/customXml/itemProps3.xml" ContentType="application/vnd.openxmlformats-officedocument.customXmlProperties+xml"/>
  <Override PartName="/word/footnotes.xml" ContentType="application/vnd.openxmlformats-officedocument.wordprocessingml.footnotes+xml"/>
  <Override PartName="/word/diagrams/quickStyle2.xml" ContentType="application/vnd.openxmlformats-officedocument.drawingml.diagramStyle+xml"/>
  <Override PartName="/word/diagrams/data3.xml" ContentType="application/vnd.openxmlformats-officedocument.drawingml.diagramData+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Override PartName="/word/diagrams/colors1.xml" ContentType="application/vnd.openxmlformats-officedocument.drawingml.diagramColor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iagrams/drawing3.xml" ContentType="application/vnd.ms-office.drawingml.diagramDrawing+xml"/>
  <Override PartName="/word/diagrams/drawing4.xml" ContentType="application/vnd.ms-office.drawingml.diagramDrawing+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diagrams/drawing2.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diagrams/layout3.xml" ContentType="application/vnd.openxmlformats-officedocument.drawingml.diagramLayout+xml"/>
  <Override PartName="/word/diagrams/layout4.xml" ContentType="application/vnd.openxmlformats-officedocument.drawingml.diagramLayout+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word/diagrams/quickStyle4.xml" ContentType="application/vnd.openxmlformats-officedocument.drawingml.diagramStyle+xml"/>
  <Override PartName="/docProps/core.xml" ContentType="application/vnd.openxmlformats-package.core-properties+xml"/>
  <Override PartName="/customXml/itemProps2.xml" ContentType="application/vnd.openxmlformats-officedocument.customXmlProperties+xml"/>
  <Default Extension="png" ContentType="image/png"/>
  <Override PartName="/word/diagrams/quickStyle1.xml" ContentType="application/vnd.openxmlformats-officedocument.drawingml.diagramStyle+xml"/>
  <Override PartName="/word/diagrams/data4.xml" ContentType="application/vnd.openxmlformats-officedocument.drawingml.diagramData+xml"/>
  <Override PartName="/word/diagrams/colors4.xml" ContentType="application/vnd.openxmlformats-officedocument.drawingml.diagramColors+xml"/>
  <Default Extension="bin" ContentType="application/vnd.openxmlformats-officedocument.oleObjec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44C" w:rsidRDefault="00FA6273" w:rsidP="00401826">
      <w:bookmarkStart w:id="0" w:name="RH_PD_TOC_BK"/>
      <w:r>
        <w:rPr>
          <w:noProof/>
        </w:rPr>
        <w:pict>
          <v:shapetype id="_x0000_t202" coordsize="21600,21600" o:spt="202" path="m,l,21600r21600,l21600,xe">
            <v:stroke joinstyle="miter"/>
            <v:path gradientshapeok="t" o:connecttype="rect"/>
          </v:shapetype>
          <v:shape id="_x0000_s1028" type="#_x0000_t202" style="position:absolute;margin-left:-73.5pt;margin-top:-7.5pt;width:597pt;height:120.75pt;z-index:251663360" fillcolor="#c00000" stroked="f">
            <v:textbox style="mso-next-textbox:#_x0000_s1028">
              <w:txbxContent>
                <w:p w:rsidR="009E62E3" w:rsidRDefault="009E62E3" w:rsidP="0092126E">
                  <w:pPr>
                    <w:pStyle w:val="NameOfDocument"/>
                    <w:rPr>
                      <w:ins w:id="1" w:author="Retalix" w:date="2012-08-26T07:50:00Z"/>
                    </w:rPr>
                  </w:pPr>
                  <w:r>
                    <w:t xml:space="preserve">POS </w:t>
                  </w:r>
                  <w:del w:id="2" w:author="Retalix" w:date="2012-08-26T07:49:00Z">
                    <w:r w:rsidDel="0092126E">
                      <w:delText>General Overview</w:delText>
                    </w:r>
                  </w:del>
                  <w:ins w:id="3" w:author="Retalix" w:date="2012-08-26T07:49:00Z">
                    <w:r>
                      <w:t>High-</w:t>
                    </w:r>
                  </w:ins>
                  <w:ins w:id="4" w:author="Retalix" w:date="2012-08-26T07:50:00Z">
                    <w:r>
                      <w:t>L</w:t>
                    </w:r>
                  </w:ins>
                  <w:ins w:id="5" w:author="Retalix" w:date="2012-08-26T07:49:00Z">
                    <w:r>
                      <w:t>evel</w:t>
                    </w:r>
                  </w:ins>
                  <w:ins w:id="6" w:author="Retalix" w:date="2012-08-26T07:50:00Z">
                    <w:r>
                      <w:t xml:space="preserve"> Architecture</w:t>
                    </w:r>
                  </w:ins>
                </w:p>
                <w:p w:rsidR="00000000" w:rsidRDefault="009E62E3">
                  <w:pPr>
                    <w:pStyle w:val="NameOfDocument"/>
                    <w:jc w:val="left"/>
                    <w:pPrChange w:id="7" w:author="Retalix" w:date="2012-08-26T07:50:00Z">
                      <w:pPr>
                        <w:pStyle w:val="NameOfDocument"/>
                      </w:pPr>
                    </w:pPrChange>
                  </w:pPr>
                  <w:ins w:id="8" w:author="Retalix" w:date="2012-08-26T07:49:00Z">
                    <w:r>
                      <w:t xml:space="preserve"> </w:t>
                    </w:r>
                  </w:ins>
                </w:p>
              </w:txbxContent>
            </v:textbox>
          </v:shape>
        </w:pict>
      </w:r>
      <w:r>
        <w:rPr>
          <w:noProof/>
        </w:rPr>
        <w:pict>
          <v:rect id="_x0000_s1027" style="position:absolute;margin-left:-90.75pt;margin-top:-79.5pt;width:635.25pt;height:205.5pt;z-index:251662336" fillcolor="#c00000" stroked="f"/>
        </w:pict>
      </w:r>
    </w:p>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Default="009D744C" w:rsidP="00401826"/>
    <w:p w:rsidR="009D744C" w:rsidRPr="008D3601" w:rsidRDefault="009D744C" w:rsidP="008D3601">
      <w:pPr>
        <w:jc w:val="center"/>
        <w:rPr>
          <w:b/>
          <w:bCs/>
        </w:rPr>
      </w:pPr>
    </w:p>
    <w:p w:rsidR="009D744C" w:rsidRDefault="005F7E02" w:rsidP="00401826">
      <w:r>
        <w:rPr>
          <w:b/>
          <w:bCs/>
          <w:noProof/>
        </w:rPr>
        <w:drawing>
          <wp:anchor distT="0" distB="0" distL="114300" distR="114300" simplePos="0" relativeHeight="251670528" behindDoc="0" locked="0" layoutInCell="1" allowOverlap="1">
            <wp:simplePos x="0" y="0"/>
            <wp:positionH relativeFrom="column">
              <wp:posOffset>3533775</wp:posOffset>
            </wp:positionH>
            <wp:positionV relativeFrom="paragraph">
              <wp:posOffset>88900</wp:posOffset>
            </wp:positionV>
            <wp:extent cx="2124075" cy="1000125"/>
            <wp:effectExtent l="19050" t="0" r="9525" b="0"/>
            <wp:wrapNone/>
            <wp:docPr id="22" name="Picture 1" descr="http://infocenter/Retalix/Documents/Marketing/Logos/Retalix%20(company)%20logo/Retalix-transparant%20BKg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focenter/Retalix/Documents/Marketing/Logos/Retalix%20(company)%20logo/Retalix-transparant%20BKgound.gif"/>
                    <pic:cNvPicPr>
                      <a:picLocks noChangeAspect="1" noChangeArrowheads="1"/>
                    </pic:cNvPicPr>
                  </pic:nvPicPr>
                  <pic:blipFill>
                    <a:blip r:embed="rId11" r:link="rId12" cstate="print"/>
                    <a:srcRect/>
                    <a:stretch>
                      <a:fillRect/>
                    </a:stretch>
                  </pic:blipFill>
                  <pic:spPr bwMode="auto">
                    <a:xfrm>
                      <a:off x="0" y="0"/>
                      <a:ext cx="2124075" cy="1000125"/>
                    </a:xfrm>
                    <a:prstGeom prst="rect">
                      <a:avLst/>
                    </a:prstGeom>
                    <a:noFill/>
                    <a:ln w="9525">
                      <a:noFill/>
                      <a:miter lim="800000"/>
                      <a:headEnd/>
                      <a:tailEnd/>
                    </a:ln>
                  </pic:spPr>
                </pic:pic>
              </a:graphicData>
            </a:graphic>
          </wp:anchor>
        </w:drawing>
      </w:r>
      <w:r w:rsidR="00FA6273" w:rsidRPr="00FA6273">
        <w:rPr>
          <w:b/>
          <w:bCs/>
          <w:noProof/>
        </w:rPr>
        <w:pict>
          <v:group id="_x0000_s1037" style="position:absolute;margin-left:-23.2pt;margin-top:.55pt;width:491.35pt;height:97.7pt;z-index:251668480;mso-position-horizontal-relative:text;mso-position-vertical-relative:text" coordorigin="1333,6026" coordsize="9827,1954">
            <v:roundrect id="_x0000_s1038" style="position:absolute;left:6895;top:6026;width:4265;height:1933" arcsize="10923f" fillcolor="#f2f2f2 [3052]" strokecolor="#bfbfbf [2412]"/>
            <v:roundrect id="_x0000_s1039" style="position:absolute;left:4945;top:6041;width:984;height:1933" arcsize="10923f" fillcolor="#bfbfbf [2412]" strokecolor="#bfbfbf [2412]"/>
            <v:roundrect id="_x0000_s1040" style="position:absolute;left:3393;top:6041;width:1332;height:1933" arcsize="10923f" fillcolor="#a5a5a5 [2092]" strokecolor="#a5a5a5 [2092]"/>
            <v:roundrect id="_x0000_s1041" style="position:absolute;left:1333;top:6041;width:1844;height:1933" arcsize="10923f" fillcolor="#7f7f7f [1612]" strokecolor="#7f7f7f [1612]"/>
            <v:roundrect id="_x0000_s1042" style="position:absolute;left:6073;top:6047;width:641;height:1933" arcsize="10923f" fillcolor="#c00000" strokecolor="white [3212]"/>
          </v:group>
        </w:pict>
      </w:r>
    </w:p>
    <w:p w:rsidR="008D3601" w:rsidRDefault="008D3601" w:rsidP="008D3601"/>
    <w:p w:rsidR="009D744C" w:rsidRDefault="009D744C" w:rsidP="008D3601"/>
    <w:p w:rsidR="009D744C" w:rsidRDefault="009D744C" w:rsidP="00401826"/>
    <w:p w:rsidR="009D744C" w:rsidRDefault="009D744C" w:rsidP="00401826"/>
    <w:p w:rsidR="009D744C" w:rsidRDefault="009D744C" w:rsidP="00401826"/>
    <w:p w:rsidR="009D744C" w:rsidRDefault="00FA6273" w:rsidP="00401826">
      <w:r>
        <w:rPr>
          <w:noProof/>
        </w:rPr>
        <w:pict>
          <v:shape id="_x0000_s1035" type="#_x0000_t202" style="position:absolute;margin-left:236.3pt;margin-top:.75pt;width:251.5pt;height:65.5pt;z-index:251667456" stroked="f">
            <v:textbox>
              <w:txbxContent>
                <w:p w:rsidR="009E62E3" w:rsidRPr="00FC6C74" w:rsidRDefault="009E62E3" w:rsidP="00FC6C74">
                  <w:pPr>
                    <w:spacing w:before="0" w:after="0"/>
                    <w:jc w:val="center"/>
                    <w:rPr>
                      <w:rFonts w:asciiTheme="minorHAnsi" w:hAnsiTheme="minorHAnsi" w:cstheme="majorBidi"/>
                      <w:b/>
                      <w:bCs/>
                      <w:color w:val="808080" w:themeColor="background1" w:themeShade="80"/>
                      <w:sz w:val="52"/>
                      <w:szCs w:val="52"/>
                    </w:rPr>
                  </w:pPr>
                  <w:r>
                    <w:rPr>
                      <w:rFonts w:asciiTheme="minorHAnsi" w:hAnsiTheme="minorHAnsi" w:cstheme="majorBidi"/>
                      <w:b/>
                      <w:bCs/>
                      <w:color w:val="808080" w:themeColor="background1" w:themeShade="80"/>
                      <w:sz w:val="52"/>
                      <w:szCs w:val="52"/>
                    </w:rPr>
                    <w:t>Design Document</w:t>
                  </w:r>
                </w:p>
              </w:txbxContent>
            </v:textbox>
          </v:shape>
        </w:pict>
      </w:r>
    </w:p>
    <w:p w:rsidR="009D744C" w:rsidRDefault="009D744C" w:rsidP="00401826"/>
    <w:p w:rsidR="009D744C" w:rsidRDefault="009D744C" w:rsidP="00401826"/>
    <w:p w:rsidR="009D744C" w:rsidRDefault="00FA6273" w:rsidP="00401826">
      <w:r>
        <w:rPr>
          <w:noProof/>
        </w:rPr>
        <w:pict>
          <v:roundrect id="_x0000_s1026" style="position:absolute;margin-left:-115.5pt;margin-top:13.75pt;width:688.5pt;height:172pt;z-index:-251658240" arcsize="10923f" fillcolor="#a5a5a5 [2092]" stroked="f"/>
        </w:pict>
      </w:r>
    </w:p>
    <w:p w:rsidR="009D744C" w:rsidRDefault="009D744C" w:rsidP="00401826"/>
    <w:p w:rsidR="009D744C" w:rsidRDefault="009D744C" w:rsidP="00401826"/>
    <w:p w:rsidR="009D744C" w:rsidRDefault="009D744C" w:rsidP="00401826"/>
    <w:p w:rsidR="009D744C" w:rsidRDefault="009D744C" w:rsidP="00401826"/>
    <w:p w:rsidR="009D744C" w:rsidRDefault="009D744C" w:rsidP="00401826">
      <w:pPr>
        <w:sectPr w:rsidR="009D744C" w:rsidSect="00FD3B88">
          <w:type w:val="oddPage"/>
          <w:pgSz w:w="11907" w:h="16840" w:code="9"/>
          <w:pgMar w:top="1440" w:right="1440" w:bottom="1440" w:left="144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55"/>
        <w:gridCol w:w="5188"/>
      </w:tblGrid>
      <w:tr w:rsidR="00542B31" w:rsidTr="00542B31">
        <w:trPr>
          <w:divId w:val="1945847627"/>
          <w:cantSplit/>
        </w:trPr>
        <w:tc>
          <w:tcPr>
            <w:tcW w:w="9747" w:type="dxa"/>
            <w:gridSpan w:val="2"/>
            <w:tcBorders>
              <w:top w:val="nil"/>
              <w:left w:val="nil"/>
              <w:bottom w:val="nil"/>
              <w:right w:val="nil"/>
            </w:tcBorders>
          </w:tcPr>
          <w:p w:rsidR="00542B31" w:rsidRDefault="00542B31" w:rsidP="00486224">
            <w:pPr>
              <w:autoSpaceDE w:val="0"/>
              <w:autoSpaceDN w:val="0"/>
              <w:adjustRightInd w:val="0"/>
              <w:rPr>
                <w:rFonts w:ascii="Century Schlbk" w:hAnsi="Century Schlbk" w:cs="Century Schlbk"/>
                <w:b/>
                <w:bCs/>
              </w:rPr>
            </w:pPr>
            <w:r>
              <w:rPr>
                <w:rFonts w:ascii="Century Schlbk" w:hAnsi="Century Schlbk" w:cs="Century Schlbk"/>
                <w:b/>
                <w:bCs/>
              </w:rPr>
              <w:lastRenderedPageBreak/>
              <w:t>Copyright © 201</w:t>
            </w:r>
            <w:r w:rsidR="00486224">
              <w:rPr>
                <w:rFonts w:ascii="Century Schlbk" w:hAnsi="Century Schlbk" w:cs="Century Schlbk"/>
                <w:b/>
                <w:bCs/>
              </w:rPr>
              <w:t>2</w:t>
            </w:r>
            <w:r>
              <w:rPr>
                <w:rFonts w:ascii="Century Schlbk" w:hAnsi="Century Schlbk" w:cs="Century Schlbk"/>
                <w:b/>
                <w:bCs/>
              </w:rPr>
              <w:t xml:space="preserve"> Retalix Ltd.</w:t>
            </w:r>
          </w:p>
          <w:p w:rsidR="00542B31" w:rsidRDefault="00542B31" w:rsidP="00542B31">
            <w:pPr>
              <w:rPr>
                <w:rFonts w:ascii="Century Schlbk" w:hAnsi="Century Schlbk" w:cs="Century Schlbk"/>
                <w:b/>
                <w:bCs/>
              </w:rPr>
            </w:pPr>
            <w:r>
              <w:rPr>
                <w:rFonts w:ascii="Century Schlbk" w:hAnsi="Century Schlbk" w:cs="Century Schlbk"/>
                <w:b/>
                <w:bCs/>
              </w:rPr>
              <w:t>All rights reserved.</w:t>
            </w:r>
          </w:p>
        </w:tc>
      </w:tr>
      <w:tr w:rsidR="00542B31" w:rsidTr="00542B31">
        <w:trPr>
          <w:divId w:val="1945847627"/>
        </w:trPr>
        <w:tc>
          <w:tcPr>
            <w:tcW w:w="4248" w:type="dxa"/>
            <w:tcBorders>
              <w:top w:val="nil"/>
              <w:left w:val="nil"/>
              <w:bottom w:val="nil"/>
              <w:right w:val="nil"/>
            </w:tcBorders>
          </w:tcPr>
          <w:p w:rsidR="00542B31" w:rsidRDefault="00542B31" w:rsidP="001B42CE">
            <w:pPr>
              <w:rPr>
                <w:rFonts w:ascii="Century Schlbk" w:hAnsi="Century Schlbk" w:cs="Century Schlbk"/>
                <w:b/>
                <w:bCs/>
              </w:rPr>
            </w:pPr>
            <w:r>
              <w:rPr>
                <w:rFonts w:ascii="Century Schlbk" w:hAnsi="Century Schlbk" w:cs="Century Schlbk"/>
                <w:b/>
                <w:bCs/>
              </w:rPr>
              <w:t>Israel</w:t>
            </w:r>
          </w:p>
          <w:p w:rsidR="00542B31" w:rsidRDefault="00542B31" w:rsidP="001B42CE">
            <w:pPr>
              <w:rPr>
                <w:rFonts w:ascii="Century Schlbk" w:hAnsi="Century Schlbk" w:cs="Century Schlbk"/>
                <w:b/>
                <w:bCs/>
              </w:rPr>
            </w:pPr>
            <w:r>
              <w:rPr>
                <w:rFonts w:ascii="Century Schlbk" w:hAnsi="Century Schlbk" w:cs="Century Schlbk"/>
                <w:b/>
                <w:bCs/>
              </w:rPr>
              <w:t xml:space="preserve">10 </w:t>
            </w:r>
            <w:proofErr w:type="spellStart"/>
            <w:r>
              <w:rPr>
                <w:rFonts w:ascii="Century Schlbk" w:hAnsi="Century Schlbk" w:cs="Century Schlbk"/>
                <w:b/>
                <w:bCs/>
              </w:rPr>
              <w:t>Zarhin</w:t>
            </w:r>
            <w:proofErr w:type="spellEnd"/>
            <w:r>
              <w:rPr>
                <w:rFonts w:ascii="Century Schlbk" w:hAnsi="Century Schlbk" w:cs="Century Schlbk"/>
                <w:b/>
                <w:bCs/>
              </w:rPr>
              <w:t xml:space="preserve"> St.</w:t>
            </w:r>
          </w:p>
          <w:p w:rsidR="00542B31" w:rsidRDefault="00542B31" w:rsidP="001B42CE">
            <w:pPr>
              <w:rPr>
                <w:rFonts w:ascii="Century Schlbk" w:hAnsi="Century Schlbk" w:cs="Century Schlbk"/>
                <w:b/>
                <w:bCs/>
              </w:rPr>
            </w:pPr>
            <w:r>
              <w:rPr>
                <w:rFonts w:ascii="Century Schlbk" w:hAnsi="Century Schlbk" w:cs="Century Schlbk"/>
                <w:b/>
                <w:bCs/>
              </w:rPr>
              <w:t>P.O. Box 2282</w:t>
            </w:r>
          </w:p>
          <w:p w:rsidR="00542B31" w:rsidRDefault="00542B31" w:rsidP="001B42CE">
            <w:pPr>
              <w:rPr>
                <w:rFonts w:ascii="Century Schlbk" w:hAnsi="Century Schlbk" w:cs="Century Schlbk"/>
                <w:b/>
                <w:bCs/>
              </w:rPr>
            </w:pPr>
            <w:proofErr w:type="spellStart"/>
            <w:r>
              <w:rPr>
                <w:rFonts w:ascii="Century Schlbk" w:hAnsi="Century Schlbk" w:cs="Century Schlbk"/>
                <w:b/>
                <w:bCs/>
              </w:rPr>
              <w:t>Ra’anana</w:t>
            </w:r>
            <w:proofErr w:type="spellEnd"/>
            <w:r>
              <w:rPr>
                <w:rFonts w:ascii="Century Schlbk" w:hAnsi="Century Schlbk" w:cs="Century Schlbk"/>
                <w:b/>
                <w:bCs/>
              </w:rPr>
              <w:t xml:space="preserve"> 43000, Israel</w:t>
            </w:r>
          </w:p>
          <w:p w:rsidR="00542B31" w:rsidRDefault="00542B31" w:rsidP="001B42CE">
            <w:pPr>
              <w:rPr>
                <w:rFonts w:ascii="Century Schlbk" w:hAnsi="Century Schlbk" w:cs="Century Schlbk"/>
                <w:b/>
                <w:bCs/>
              </w:rPr>
            </w:pPr>
            <w:r>
              <w:rPr>
                <w:rFonts w:ascii="Century Schlbk" w:hAnsi="Century Schlbk" w:cs="Century Schlbk"/>
                <w:b/>
                <w:bCs/>
              </w:rPr>
              <w:t xml:space="preserve">Tel: </w:t>
            </w:r>
            <w:r>
              <w:rPr>
                <w:rFonts w:ascii="Century Schlbk" w:hAnsi="Century Schlbk" w:cs="Century Schlbk"/>
                <w:b/>
                <w:bCs/>
              </w:rPr>
              <w:tab/>
              <w:t>+972 9 7766677</w:t>
            </w:r>
          </w:p>
          <w:p w:rsidR="00542B31" w:rsidRDefault="00542B31" w:rsidP="001B42CE">
            <w:pPr>
              <w:rPr>
                <w:rFonts w:ascii="Century Schlbk" w:hAnsi="Century Schlbk" w:cs="Century Schlbk"/>
                <w:b/>
                <w:bCs/>
              </w:rPr>
            </w:pPr>
            <w:r>
              <w:rPr>
                <w:rFonts w:ascii="Century Schlbk" w:hAnsi="Century Schlbk" w:cs="Century Schlbk"/>
                <w:b/>
                <w:bCs/>
              </w:rPr>
              <w:t>Fax:</w:t>
            </w:r>
            <w:r>
              <w:rPr>
                <w:rFonts w:ascii="Century Schlbk" w:hAnsi="Century Schlbk" w:cs="Century Schlbk"/>
                <w:b/>
                <w:bCs/>
              </w:rPr>
              <w:tab/>
              <w:t>+972 9 7400471</w:t>
            </w:r>
          </w:p>
          <w:p w:rsidR="00542B31" w:rsidRPr="00542B31" w:rsidRDefault="00542B31" w:rsidP="00542B31">
            <w:pPr>
              <w:rPr>
                <w:rFonts w:ascii="Century Schlbk" w:hAnsi="Century Schlbk" w:cs="Century Schlbk"/>
                <w:b/>
                <w:bCs/>
              </w:rPr>
            </w:pPr>
            <w:r>
              <w:rPr>
                <w:rFonts w:ascii="Century Schlbk" w:hAnsi="Century Schlbk"/>
                <w:b/>
                <w:bCs/>
              </w:rPr>
              <w:t>Website: http://www.retalix.com</w:t>
            </w:r>
          </w:p>
        </w:tc>
        <w:tc>
          <w:tcPr>
            <w:tcW w:w="5499" w:type="dxa"/>
            <w:tcBorders>
              <w:top w:val="nil"/>
              <w:left w:val="nil"/>
              <w:bottom w:val="nil"/>
              <w:right w:val="nil"/>
            </w:tcBorders>
          </w:tcPr>
          <w:p w:rsidR="00542B31" w:rsidRDefault="00542B31" w:rsidP="001B42CE">
            <w:pPr>
              <w:rPr>
                <w:rFonts w:ascii="Century Schlbk" w:hAnsi="Century Schlbk" w:cs="Century Schlbk"/>
                <w:b/>
                <w:bCs/>
              </w:rPr>
            </w:pPr>
            <w:r>
              <w:rPr>
                <w:rFonts w:ascii="Century Schlbk" w:hAnsi="Century Schlbk" w:cs="Century Schlbk"/>
                <w:b/>
                <w:bCs/>
              </w:rPr>
              <w:t>USA</w:t>
            </w:r>
          </w:p>
          <w:p w:rsidR="00542B31" w:rsidRDefault="00542B31" w:rsidP="001B42CE">
            <w:pPr>
              <w:rPr>
                <w:rFonts w:ascii="Century Schlbk" w:hAnsi="Century Schlbk" w:cs="Century Schlbk"/>
                <w:b/>
                <w:bCs/>
              </w:rPr>
            </w:pPr>
            <w:r>
              <w:rPr>
                <w:rFonts w:ascii="Century Schlbk" w:hAnsi="Century Schlbk" w:cs="Century Schlbk"/>
                <w:b/>
                <w:bCs/>
              </w:rPr>
              <w:t>6100 Tennyson Parkway</w:t>
            </w:r>
          </w:p>
          <w:p w:rsidR="00542B31" w:rsidRDefault="00542B31" w:rsidP="001B42CE">
            <w:pPr>
              <w:rPr>
                <w:rFonts w:ascii="Century Schlbk" w:hAnsi="Century Schlbk" w:cs="Century Schlbk"/>
                <w:b/>
                <w:bCs/>
              </w:rPr>
            </w:pPr>
            <w:r>
              <w:rPr>
                <w:rFonts w:ascii="Century Schlbk" w:hAnsi="Century Schlbk" w:cs="Century Schlbk"/>
                <w:b/>
                <w:bCs/>
              </w:rPr>
              <w:t xml:space="preserve">Suite 150, Plano, TX 75024 USA. </w:t>
            </w:r>
          </w:p>
          <w:p w:rsidR="00542B31" w:rsidRDefault="00542B31" w:rsidP="001B42CE">
            <w:pPr>
              <w:rPr>
                <w:rFonts w:ascii="Century Schlbk" w:hAnsi="Century Schlbk"/>
                <w:b/>
                <w:bCs/>
              </w:rPr>
            </w:pPr>
            <w:r>
              <w:rPr>
                <w:rFonts w:ascii="Century Schlbk" w:hAnsi="Century Schlbk"/>
                <w:b/>
                <w:bCs/>
              </w:rPr>
              <w:t xml:space="preserve">469-241-8400 </w:t>
            </w:r>
          </w:p>
          <w:p w:rsidR="00542B31" w:rsidRDefault="00542B31" w:rsidP="001B42CE">
            <w:pPr>
              <w:rPr>
                <w:spacing w:val="-2"/>
              </w:rPr>
            </w:pPr>
            <w:r>
              <w:rPr>
                <w:rFonts w:ascii="Century Schlbk" w:hAnsi="Century Schlbk"/>
                <w:b/>
                <w:bCs/>
              </w:rPr>
              <w:t>Website: http://www.retalix.com</w:t>
            </w:r>
          </w:p>
        </w:tc>
      </w:tr>
    </w:tbl>
    <w:p w:rsidR="00542B31" w:rsidRPr="00542B31" w:rsidRDefault="00542B31" w:rsidP="00542B31">
      <w:pPr>
        <w:autoSpaceDE w:val="0"/>
        <w:autoSpaceDN w:val="0"/>
        <w:adjustRightInd w:val="0"/>
        <w:spacing w:before="240"/>
        <w:divId w:val="1945847627"/>
        <w:rPr>
          <w:rFonts w:ascii="Century Schlbk" w:hAnsi="Century Schlbk"/>
          <w:szCs w:val="20"/>
        </w:rPr>
      </w:pPr>
      <w:r w:rsidRPr="00542B31">
        <w:rPr>
          <w:rFonts w:ascii="Century Schlbk" w:hAnsi="Century Schlbk"/>
          <w:szCs w:val="20"/>
        </w:rPr>
        <w:t>Retalix technical documentation and the product(s) described herein are protected by one or more U.S. copyrights, patents, foreign patents, or pending applications. No part of this publication may be reproduced or transmitted into any human or computer language in any form or by any means, stored in a retrieval system, transmitted, redistributed, translated or disclosed to third parties, or de-compiled in any way including, but not limited to, photocopy, photograph, electronic, mechanical, magnetic or manual without the expressed written permission of Retalix Ltd., or its licensors, if any. All copies, so authorized, shall contain a full copy of this copyright notice.</w:t>
      </w:r>
    </w:p>
    <w:p w:rsidR="00542B31" w:rsidRDefault="00542B31" w:rsidP="00542B31">
      <w:pPr>
        <w:autoSpaceDE w:val="0"/>
        <w:autoSpaceDN w:val="0"/>
        <w:adjustRightInd w:val="0"/>
        <w:spacing w:before="240"/>
        <w:divId w:val="1945847627"/>
        <w:rPr>
          <w:rFonts w:ascii="Century Schlbk" w:hAnsi="Century Schlbk"/>
          <w:szCs w:val="20"/>
        </w:rPr>
      </w:pPr>
      <w:r>
        <w:rPr>
          <w:rFonts w:ascii="Century Schlbk" w:hAnsi="Century Schlbk"/>
          <w:szCs w:val="20"/>
        </w:rPr>
        <w:t xml:space="preserve">Retalix products are licensed products. The product licenses convey the right to use only those specific products, components, modules, features and/or functions specified in the license agreement or contract. This publication may mention or reference products, components, modules, features and/or functions that are not part of a particular license agreement. The customer is not entitled to the receipt of, or use of, any other products, components, modules, features and/or functions that may be referenced in any documentation provided to customer unless additional license fees are paid and an appropriate license agreement is duly executed. </w:t>
      </w:r>
      <w:proofErr w:type="spellStart"/>
      <w:r>
        <w:rPr>
          <w:rFonts w:ascii="Century Schlbk" w:hAnsi="Century Schlbk"/>
          <w:szCs w:val="20"/>
        </w:rPr>
        <w:t>Retalix’s</w:t>
      </w:r>
      <w:proofErr w:type="spellEnd"/>
      <w:r>
        <w:rPr>
          <w:rFonts w:ascii="Century Schlbk" w:hAnsi="Century Schlbk"/>
          <w:szCs w:val="20"/>
        </w:rPr>
        <w:t xml:space="preserve"> obligations with respect to its products and services are governed solely by the agreements under which they are provided.</w:t>
      </w:r>
    </w:p>
    <w:p w:rsidR="00542B31" w:rsidRDefault="00542B31" w:rsidP="00542B31">
      <w:pPr>
        <w:autoSpaceDE w:val="0"/>
        <w:autoSpaceDN w:val="0"/>
        <w:adjustRightInd w:val="0"/>
        <w:spacing w:before="240"/>
        <w:divId w:val="1945847627"/>
        <w:rPr>
          <w:rFonts w:ascii="Century Schlbk" w:hAnsi="Century Schlbk"/>
          <w:szCs w:val="20"/>
        </w:rPr>
      </w:pPr>
      <w:r>
        <w:rPr>
          <w:rFonts w:ascii="Century Schlbk" w:hAnsi="Century Schlbk"/>
          <w:szCs w:val="20"/>
        </w:rPr>
        <w:t>U.S. Government Users Restricted Rights: If the Customer is a United States Government entity, the Retalix products described herein are “commercial computer software” as defined by current Federal Acquisition Regulation (“FAR”), Department of Defense Federal Acquisition Regulation Supplement (“DFAR”), or other applicable Agency regulation provisions.  If the Retalix products described herein are other than “commercial computer software,” then the United States Government Customer shall receive no greater than Restricted Rights, as defined in the currently applicable version of the FAR, DFAR, or other applicable Agency regulation.  In the event that alternative regulatory rights allocation provisions are available to the parties, the provision which provides the Customer with the narrowest rights allocation permitted by law and regulation shall apply.  For Civilian Agencies: Restricted Rights. Use, reproduction or disclosure is subject to restrictions set forth in subparagraph (a) through (d) of the Commercial Computer Software Restricted Rights clause at 52.227-19, as applicable, and the limitations set forth in standard Retalix license agreements for software and technical documentation.</w:t>
      </w:r>
    </w:p>
    <w:p w:rsidR="00542B31" w:rsidRDefault="00542B31" w:rsidP="00542B31">
      <w:pPr>
        <w:autoSpaceDE w:val="0"/>
        <w:autoSpaceDN w:val="0"/>
        <w:adjustRightInd w:val="0"/>
        <w:spacing w:before="240"/>
        <w:divId w:val="1945847627"/>
        <w:rPr>
          <w:rFonts w:ascii="Century Schlbk" w:hAnsi="Century Schlbk"/>
          <w:szCs w:val="20"/>
        </w:rPr>
      </w:pPr>
      <w:r>
        <w:rPr>
          <w:rFonts w:ascii="Century Schlbk" w:hAnsi="Century Schlbk"/>
          <w:szCs w:val="20"/>
        </w:rPr>
        <w:t xml:space="preserve">This publication is furnished for informational use only and should not be construed as a commitment by Retalix. The information could include technical inaccuracies or typographical errors. Every effort has been made to make this publication as complete and accurate as possible, but it is provided “as is” without warranty of any kind either expressed or implied, including, but not limited to, the implied warranties of merchantability, fitness for a particular purpose, or non-infringement. Retalix may make improvements and/or changes in the program(s), product(s), and/or applications described in this publication at any time without notice. Due to continuous development of Retalix Ltd. products, information published in this document may become obsolete. </w:t>
      </w:r>
    </w:p>
    <w:p w:rsidR="00542B31" w:rsidRDefault="00542B31" w:rsidP="00542B31">
      <w:pPr>
        <w:autoSpaceDE w:val="0"/>
        <w:autoSpaceDN w:val="0"/>
        <w:adjustRightInd w:val="0"/>
        <w:spacing w:before="240"/>
        <w:divId w:val="1945847627"/>
        <w:rPr>
          <w:rFonts w:ascii="Century Schlbk" w:hAnsi="Century Schlbk"/>
          <w:szCs w:val="20"/>
        </w:rPr>
      </w:pPr>
      <w:r>
        <w:rPr>
          <w:rFonts w:ascii="Century Schlbk" w:hAnsi="Century Schlbk"/>
          <w:szCs w:val="20"/>
        </w:rPr>
        <w:t>Third-party products, services, or company names referenced in this document may be trademarked or copyrighted by their respective owners, and are for identification purposes only.</w:t>
      </w:r>
    </w:p>
    <w:p w:rsidR="00542B31" w:rsidRDefault="00542B31" w:rsidP="00542B31">
      <w:pPr>
        <w:autoSpaceDE w:val="0"/>
        <w:autoSpaceDN w:val="0"/>
        <w:adjustRightInd w:val="0"/>
        <w:spacing w:before="240"/>
        <w:divId w:val="1945847627"/>
        <w:rPr>
          <w:rFonts w:ascii="Century Schlbk" w:hAnsi="Century Schlbk"/>
          <w:szCs w:val="20"/>
        </w:rPr>
      </w:pPr>
      <w:r>
        <w:rPr>
          <w:rFonts w:ascii="Century Schlbk" w:hAnsi="Century Schlbk"/>
          <w:szCs w:val="20"/>
        </w:rPr>
        <w:t>Copyrights, trademarks and license agreements shall be governed and construed in accordance with the laws of the State of Texas and the Federal Arbitration Act, and shall benefit Retalix, its successors, and assigns.</w:t>
      </w:r>
    </w:p>
    <w:p w:rsidR="00922A70" w:rsidRDefault="00922A70" w:rsidP="00401826">
      <w:pPr>
        <w:divId w:val="1945847627"/>
      </w:pPr>
    </w:p>
    <w:p w:rsidR="00FC3215" w:rsidRDefault="00FC3215" w:rsidP="00401826">
      <w:pPr>
        <w:divId w:val="1945847627"/>
        <w:sectPr w:rsidR="00FC3215" w:rsidSect="00FD3B88">
          <w:headerReference w:type="default" r:id="rId13"/>
          <w:pgSz w:w="11907" w:h="16840" w:code="9"/>
          <w:pgMar w:top="1440" w:right="1440" w:bottom="1440" w:left="1440" w:header="720" w:footer="720" w:gutter="0"/>
          <w:cols w:space="720"/>
          <w:docGrid w:linePitch="360"/>
        </w:sectPr>
      </w:pPr>
    </w:p>
    <w:p w:rsidR="008278E3" w:rsidRDefault="008278E3" w:rsidP="00401826">
      <w:pPr>
        <w:divId w:val="1945847627"/>
      </w:pPr>
    </w:p>
    <w:p w:rsidR="008278E3" w:rsidRDefault="00D01A1E" w:rsidP="00B230D9">
      <w:pPr>
        <w:pStyle w:val="NoToc"/>
        <w:divId w:val="912550651"/>
      </w:pPr>
      <w:bookmarkStart w:id="9" w:name="_Toc274424832"/>
      <w:r>
        <w:t>Table o</w:t>
      </w:r>
      <w:r w:rsidR="008D3601">
        <w:t>f Contents</w:t>
      </w:r>
      <w:bookmarkEnd w:id="9"/>
    </w:p>
    <w:p w:rsidR="00D93F69" w:rsidRDefault="00FA6273" w:rsidP="00D93F69">
      <w:pPr>
        <w:pStyle w:val="TOC1"/>
        <w:tabs>
          <w:tab w:val="left" w:pos="400"/>
        </w:tabs>
        <w:divId w:val="912550651"/>
        <w:rPr>
          <w:ins w:id="10" w:author="Retalix" w:date="2012-08-22T12:17:00Z"/>
          <w:rFonts w:asciiTheme="minorHAnsi" w:eastAsiaTheme="minorEastAsia" w:hAnsiTheme="minorHAnsi" w:cstheme="minorBidi"/>
          <w:b w:val="0"/>
          <w:noProof/>
          <w:sz w:val="22"/>
          <w:szCs w:val="22"/>
        </w:rPr>
      </w:pPr>
      <w:r w:rsidRPr="00FA6273">
        <w:fldChar w:fldCharType="begin"/>
      </w:r>
      <w:r w:rsidR="008D3601">
        <w:instrText xml:space="preserve"> TOC \o "1-3" \h \z \u </w:instrText>
      </w:r>
      <w:r w:rsidRPr="00FA6273">
        <w:fldChar w:fldCharType="separate"/>
      </w:r>
      <w:ins w:id="11"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"_Toc333401470"</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1</w:t>
        </w:r>
        <w:r w:rsidR="00D93F69">
          <w:rPr>
            <w:rFonts w:asciiTheme="minorHAnsi" w:eastAsiaTheme="minorEastAsia" w:hAnsiTheme="minorHAnsi" w:cstheme="minorBidi"/>
            <w:b w:val="0"/>
            <w:noProof/>
            <w:sz w:val="22"/>
            <w:szCs w:val="22"/>
          </w:rPr>
          <w:tab/>
        </w:r>
        <w:r w:rsidR="00D93F69" w:rsidRPr="00A91633">
          <w:rPr>
            <w:rStyle w:val="Hyperlink"/>
            <w:noProof/>
          </w:rPr>
          <w:t>Introduction</w:t>
        </w:r>
        <w:r w:rsidR="00D93F69">
          <w:rPr>
            <w:noProof/>
            <w:webHidden/>
          </w:rPr>
          <w:tab/>
        </w:r>
        <w:r>
          <w:rPr>
            <w:rStyle w:val="Hyperlink"/>
            <w:noProof/>
            <w:rtl/>
          </w:rPr>
          <w:fldChar w:fldCharType="begin"/>
        </w:r>
        <w:r w:rsidR="00D93F69">
          <w:rPr>
            <w:noProof/>
            <w:webHidden/>
          </w:rPr>
          <w:instrText xml:space="preserve"> PAGEREF _Toc333401470 \h </w:instrText>
        </w:r>
      </w:ins>
      <w:r>
        <w:rPr>
          <w:rStyle w:val="Hyperlink"/>
          <w:noProof/>
          <w:rtl/>
        </w:rPr>
      </w:r>
      <w:r>
        <w:rPr>
          <w:rStyle w:val="Hyperlink"/>
          <w:noProof/>
          <w:rtl/>
        </w:rPr>
        <w:fldChar w:fldCharType="separate"/>
      </w:r>
      <w:ins w:id="12" w:author="Retalix" w:date="2012-08-22T12:17:00Z">
        <w:r w:rsidR="00D93F69">
          <w:rPr>
            <w:noProof/>
            <w:webHidden/>
          </w:rPr>
          <w:t>1</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13" w:author="Retalix" w:date="2012-08-22T12:17:00Z"/>
          <w:rFonts w:asciiTheme="minorHAnsi" w:eastAsiaTheme="minorEastAsia" w:hAnsiTheme="minorHAnsi" w:cstheme="minorBidi"/>
          <w:noProof/>
          <w:sz w:val="22"/>
          <w:szCs w:val="22"/>
        </w:rPr>
      </w:pPr>
      <w:ins w:id="14"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"_Toc333401471"</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1.1</w:t>
        </w:r>
        <w:r w:rsidR="00D93F69">
          <w:rPr>
            <w:rFonts w:asciiTheme="minorHAnsi" w:eastAsiaTheme="minorEastAsia" w:hAnsiTheme="minorHAnsi" w:cstheme="minorBidi"/>
            <w:noProof/>
            <w:sz w:val="22"/>
            <w:szCs w:val="22"/>
          </w:rPr>
          <w:tab/>
        </w:r>
        <w:r w:rsidR="00D93F69" w:rsidRPr="00A91633">
          <w:rPr>
            <w:rStyle w:val="Hyperlink"/>
            <w:noProof/>
          </w:rPr>
          <w:t>Purpose</w:t>
        </w:r>
        <w:r w:rsidR="00D93F69">
          <w:rPr>
            <w:noProof/>
            <w:webHidden/>
          </w:rPr>
          <w:tab/>
        </w:r>
        <w:r>
          <w:rPr>
            <w:rStyle w:val="Hyperlink"/>
            <w:noProof/>
            <w:rtl/>
          </w:rPr>
          <w:fldChar w:fldCharType="begin"/>
        </w:r>
        <w:r w:rsidR="00D93F69">
          <w:rPr>
            <w:noProof/>
            <w:webHidden/>
          </w:rPr>
          <w:instrText xml:space="preserve"> PAGEREF _Toc333401471 \h </w:instrText>
        </w:r>
      </w:ins>
      <w:r>
        <w:rPr>
          <w:rStyle w:val="Hyperlink"/>
          <w:noProof/>
          <w:rtl/>
        </w:rPr>
      </w:r>
      <w:r>
        <w:rPr>
          <w:rStyle w:val="Hyperlink"/>
          <w:noProof/>
          <w:rtl/>
        </w:rPr>
        <w:fldChar w:fldCharType="separate"/>
      </w:r>
      <w:ins w:id="15" w:author="Retalix" w:date="2012-08-22T12:17:00Z">
        <w:r w:rsidR="00D93F69">
          <w:rPr>
            <w:noProof/>
            <w:webHidden/>
          </w:rPr>
          <w:t>1</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16" w:author="Retalix" w:date="2012-08-22T12:17:00Z"/>
          <w:rFonts w:asciiTheme="minorHAnsi" w:eastAsiaTheme="minorEastAsia" w:hAnsiTheme="minorHAnsi" w:cstheme="minorBidi"/>
          <w:noProof/>
          <w:sz w:val="22"/>
          <w:szCs w:val="22"/>
        </w:rPr>
      </w:pPr>
      <w:ins w:id="17"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"_Toc333401472"</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1.2</w:t>
        </w:r>
        <w:r w:rsidR="00D93F69">
          <w:rPr>
            <w:rFonts w:asciiTheme="minorHAnsi" w:eastAsiaTheme="minorEastAsia" w:hAnsiTheme="minorHAnsi" w:cstheme="minorBidi"/>
            <w:noProof/>
            <w:sz w:val="22"/>
            <w:szCs w:val="22"/>
          </w:rPr>
          <w:tab/>
        </w:r>
        <w:r w:rsidR="00D93F69" w:rsidRPr="00A91633">
          <w:rPr>
            <w:rStyle w:val="Hyperlink"/>
            <w:noProof/>
          </w:rPr>
          <w:t>Functional reference</w:t>
        </w:r>
        <w:r w:rsidR="00D93F69">
          <w:rPr>
            <w:noProof/>
            <w:webHidden/>
          </w:rPr>
          <w:tab/>
        </w:r>
        <w:r>
          <w:rPr>
            <w:rStyle w:val="Hyperlink"/>
            <w:noProof/>
            <w:rtl/>
          </w:rPr>
          <w:fldChar w:fldCharType="begin"/>
        </w:r>
        <w:r w:rsidR="00D93F69">
          <w:rPr>
            <w:noProof/>
            <w:webHidden/>
          </w:rPr>
          <w:instrText xml:space="preserve"> PAGEREF _Toc333401472 \h </w:instrText>
        </w:r>
      </w:ins>
      <w:r>
        <w:rPr>
          <w:rStyle w:val="Hyperlink"/>
          <w:noProof/>
          <w:rtl/>
        </w:rPr>
      </w:r>
      <w:r>
        <w:rPr>
          <w:rStyle w:val="Hyperlink"/>
          <w:noProof/>
          <w:rtl/>
        </w:rPr>
        <w:fldChar w:fldCharType="separate"/>
      </w:r>
      <w:ins w:id="18" w:author="Retalix" w:date="2012-08-22T12:17:00Z">
        <w:r w:rsidR="00D93F69">
          <w:rPr>
            <w:noProof/>
            <w:webHidden/>
          </w:rPr>
          <w:t>1</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19" w:author="Retalix" w:date="2012-08-22T12:17:00Z"/>
          <w:rFonts w:asciiTheme="minorHAnsi" w:eastAsiaTheme="minorEastAsia" w:hAnsiTheme="minorHAnsi" w:cstheme="minorBidi"/>
          <w:noProof/>
          <w:sz w:val="22"/>
          <w:szCs w:val="22"/>
        </w:rPr>
      </w:pPr>
      <w:ins w:id="20"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"_Toc333401473"</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1.3</w:t>
        </w:r>
        <w:r w:rsidR="00D93F69">
          <w:rPr>
            <w:rFonts w:asciiTheme="minorHAnsi" w:eastAsiaTheme="minorEastAsia" w:hAnsiTheme="minorHAnsi" w:cstheme="minorBidi"/>
            <w:noProof/>
            <w:sz w:val="22"/>
            <w:szCs w:val="22"/>
          </w:rPr>
          <w:tab/>
        </w:r>
        <w:r w:rsidR="00D93F69" w:rsidRPr="00A91633">
          <w:rPr>
            <w:rStyle w:val="Hyperlink"/>
            <w:noProof/>
          </w:rPr>
          <w:t>Main environment</w:t>
        </w:r>
        <w:r w:rsidR="00D93F69">
          <w:rPr>
            <w:noProof/>
            <w:webHidden/>
          </w:rPr>
          <w:tab/>
        </w:r>
        <w:r>
          <w:rPr>
            <w:rStyle w:val="Hyperlink"/>
            <w:noProof/>
            <w:rtl/>
          </w:rPr>
          <w:fldChar w:fldCharType="begin"/>
        </w:r>
        <w:r w:rsidR="00D93F69">
          <w:rPr>
            <w:noProof/>
            <w:webHidden/>
          </w:rPr>
          <w:instrText xml:space="preserve"> PAGEREF _Toc333401473 \h </w:instrText>
        </w:r>
      </w:ins>
      <w:r>
        <w:rPr>
          <w:rStyle w:val="Hyperlink"/>
          <w:noProof/>
          <w:rtl/>
        </w:rPr>
      </w:r>
      <w:r>
        <w:rPr>
          <w:rStyle w:val="Hyperlink"/>
          <w:noProof/>
          <w:rtl/>
        </w:rPr>
        <w:fldChar w:fldCharType="separate"/>
      </w:r>
      <w:ins w:id="21" w:author="Retalix" w:date="2012-08-22T12:17:00Z">
        <w:r w:rsidR="00D93F69">
          <w:rPr>
            <w:noProof/>
            <w:webHidden/>
          </w:rPr>
          <w:t>2</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22" w:author="Retalix" w:date="2012-08-22T12:17:00Z"/>
          <w:rFonts w:asciiTheme="minorHAnsi" w:eastAsiaTheme="minorEastAsia" w:hAnsiTheme="minorHAnsi" w:cstheme="minorBidi"/>
          <w:noProof/>
          <w:sz w:val="22"/>
          <w:szCs w:val="22"/>
        </w:rPr>
      </w:pPr>
      <w:ins w:id="23"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"_Toc333401474"</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1.4</w:t>
        </w:r>
        <w:r w:rsidR="00D93F69">
          <w:rPr>
            <w:rFonts w:asciiTheme="minorHAnsi" w:eastAsiaTheme="minorEastAsia" w:hAnsiTheme="minorHAnsi" w:cstheme="minorBidi"/>
            <w:noProof/>
            <w:sz w:val="22"/>
            <w:szCs w:val="22"/>
          </w:rPr>
          <w:tab/>
        </w:r>
        <w:r w:rsidR="00D93F69" w:rsidRPr="00A91633">
          <w:rPr>
            <w:rStyle w:val="Hyperlink"/>
            <w:noProof/>
          </w:rPr>
          <w:t>Peripherals</w:t>
        </w:r>
        <w:r w:rsidR="00D93F69">
          <w:rPr>
            <w:noProof/>
            <w:webHidden/>
          </w:rPr>
          <w:tab/>
        </w:r>
        <w:r>
          <w:rPr>
            <w:rStyle w:val="Hyperlink"/>
            <w:noProof/>
            <w:rtl/>
          </w:rPr>
          <w:fldChar w:fldCharType="begin"/>
        </w:r>
        <w:r w:rsidR="00D93F69">
          <w:rPr>
            <w:noProof/>
            <w:webHidden/>
          </w:rPr>
          <w:instrText xml:space="preserve"> PAGEREF _Toc333401474 \h </w:instrText>
        </w:r>
      </w:ins>
      <w:r>
        <w:rPr>
          <w:rStyle w:val="Hyperlink"/>
          <w:noProof/>
          <w:rtl/>
        </w:rPr>
      </w:r>
      <w:r>
        <w:rPr>
          <w:rStyle w:val="Hyperlink"/>
          <w:noProof/>
          <w:rtl/>
        </w:rPr>
        <w:fldChar w:fldCharType="separate"/>
      </w:r>
      <w:ins w:id="24" w:author="Retalix" w:date="2012-08-22T12:17:00Z">
        <w:r w:rsidR="00D93F69">
          <w:rPr>
            <w:noProof/>
            <w:webHidden/>
          </w:rPr>
          <w:t>3</w:t>
        </w:r>
        <w:r>
          <w:rPr>
            <w:rStyle w:val="Hyperlink"/>
            <w:noProof/>
            <w:rtl/>
          </w:rPr>
          <w:fldChar w:fldCharType="end"/>
        </w:r>
        <w:r w:rsidRPr="00A91633">
          <w:rPr>
            <w:rStyle w:val="Hyperlink"/>
            <w:noProof/>
            <w:rtl/>
          </w:rPr>
          <w:fldChar w:fldCharType="end"/>
        </w:r>
      </w:ins>
    </w:p>
    <w:p w:rsidR="00C146DD" w:rsidRDefault="00FA6273">
      <w:pPr>
        <w:pStyle w:val="TOC1"/>
        <w:tabs>
          <w:tab w:val="left" w:pos="400"/>
        </w:tabs>
        <w:divId w:val="912550651"/>
        <w:rPr>
          <w:ins w:id="25" w:author="Retalix" w:date="2012-08-22T12:17:00Z"/>
          <w:rFonts w:asciiTheme="minorHAnsi" w:eastAsiaTheme="minorEastAsia" w:hAnsiTheme="minorHAnsi" w:cstheme="minorBidi"/>
          <w:b w:val="0"/>
          <w:noProof/>
          <w:sz w:val="22"/>
          <w:szCs w:val="22"/>
        </w:rPr>
      </w:pPr>
      <w:ins w:id="26"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"_Toc333401477"</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2</w:t>
        </w:r>
        <w:r w:rsidR="00D93F69">
          <w:rPr>
            <w:rFonts w:asciiTheme="minorHAnsi" w:eastAsiaTheme="minorEastAsia" w:hAnsiTheme="minorHAnsi" w:cstheme="minorBidi"/>
            <w:b w:val="0"/>
            <w:noProof/>
            <w:sz w:val="22"/>
            <w:szCs w:val="22"/>
          </w:rPr>
          <w:tab/>
        </w:r>
        <w:r w:rsidR="00D93F69" w:rsidRPr="00A91633">
          <w:rPr>
            <w:rStyle w:val="Hyperlink"/>
            <w:noProof/>
          </w:rPr>
          <w:t>POS Architectural Overview</w:t>
        </w:r>
        <w:r w:rsidR="00D93F69">
          <w:rPr>
            <w:noProof/>
            <w:webHidden/>
          </w:rPr>
          <w:tab/>
        </w:r>
        <w:r>
          <w:rPr>
            <w:rStyle w:val="Hyperlink"/>
            <w:noProof/>
            <w:rtl/>
          </w:rPr>
          <w:fldChar w:fldCharType="begin"/>
        </w:r>
        <w:r w:rsidR="00D93F69">
          <w:rPr>
            <w:noProof/>
            <w:webHidden/>
          </w:rPr>
          <w:instrText xml:space="preserve"> PAGEREF _Toc333401477 \h </w:instrText>
        </w:r>
      </w:ins>
      <w:r>
        <w:rPr>
          <w:rStyle w:val="Hyperlink"/>
          <w:noProof/>
          <w:rtl/>
        </w:rPr>
      </w:r>
      <w:r>
        <w:rPr>
          <w:rStyle w:val="Hyperlink"/>
          <w:noProof/>
          <w:rtl/>
        </w:rPr>
        <w:fldChar w:fldCharType="separate"/>
      </w:r>
      <w:ins w:id="27" w:author="Retalix" w:date="2012-08-22T12:17:00Z">
        <w:r w:rsidR="00D93F69">
          <w:rPr>
            <w:noProof/>
            <w:webHidden/>
          </w:rPr>
          <w:t>4</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28" w:author="Retalix" w:date="2012-08-22T12:17:00Z"/>
          <w:rFonts w:asciiTheme="minorHAnsi" w:eastAsiaTheme="minorEastAsia" w:hAnsiTheme="minorHAnsi" w:cstheme="minorBidi"/>
          <w:noProof/>
          <w:sz w:val="22"/>
          <w:szCs w:val="22"/>
        </w:rPr>
      </w:pPr>
      <w:ins w:id="29"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"_Toc333401478"</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2.1</w:t>
        </w:r>
        <w:r w:rsidR="00D93F69">
          <w:rPr>
            <w:rFonts w:asciiTheme="minorHAnsi" w:eastAsiaTheme="minorEastAsia" w:hAnsiTheme="minorHAnsi" w:cstheme="minorBidi"/>
            <w:noProof/>
            <w:sz w:val="22"/>
            <w:szCs w:val="22"/>
          </w:rPr>
          <w:tab/>
        </w:r>
        <w:r w:rsidR="00D93F69" w:rsidRPr="00A91633">
          <w:rPr>
            <w:rStyle w:val="Hyperlink"/>
            <w:noProof/>
          </w:rPr>
          <w:t>Component view</w:t>
        </w:r>
        <w:r w:rsidR="00D93F69">
          <w:rPr>
            <w:noProof/>
            <w:webHidden/>
          </w:rPr>
          <w:tab/>
        </w:r>
        <w:r>
          <w:rPr>
            <w:rStyle w:val="Hyperlink"/>
            <w:noProof/>
            <w:rtl/>
          </w:rPr>
          <w:fldChar w:fldCharType="begin"/>
        </w:r>
        <w:r w:rsidR="00D93F69">
          <w:rPr>
            <w:noProof/>
            <w:webHidden/>
          </w:rPr>
          <w:instrText xml:space="preserve"> PAGEREF _Toc333401478 \h </w:instrText>
        </w:r>
      </w:ins>
      <w:r>
        <w:rPr>
          <w:rStyle w:val="Hyperlink"/>
          <w:noProof/>
          <w:rtl/>
        </w:rPr>
      </w:r>
      <w:r>
        <w:rPr>
          <w:rStyle w:val="Hyperlink"/>
          <w:noProof/>
          <w:rtl/>
        </w:rPr>
        <w:fldChar w:fldCharType="separate"/>
      </w:r>
      <w:ins w:id="30" w:author="Retalix" w:date="2012-08-22T12:17:00Z">
        <w:r w:rsidR="00D93F69">
          <w:rPr>
            <w:noProof/>
            <w:webHidden/>
          </w:rPr>
          <w:t>4</w:t>
        </w:r>
        <w:r>
          <w:rPr>
            <w:rStyle w:val="Hyperlink"/>
            <w:noProof/>
            <w:rtl/>
          </w:rPr>
          <w:fldChar w:fldCharType="end"/>
        </w:r>
        <w:r w:rsidRPr="00A91633">
          <w:rPr>
            <w:rStyle w:val="Hyperlink"/>
            <w:noProof/>
            <w:rtl/>
          </w:rPr>
          <w:fldChar w:fldCharType="end"/>
        </w:r>
      </w:ins>
    </w:p>
    <w:p w:rsidR="00C146DD" w:rsidRDefault="00FA6273">
      <w:pPr>
        <w:pStyle w:val="TOC3"/>
        <w:tabs>
          <w:tab w:val="left" w:pos="1200"/>
          <w:tab w:val="right" w:leader="dot" w:pos="9017"/>
        </w:tabs>
        <w:divId w:val="912550651"/>
        <w:rPr>
          <w:ins w:id="31" w:author="Retalix" w:date="2012-08-22T12:17:00Z"/>
          <w:rFonts w:asciiTheme="minorHAnsi" w:eastAsiaTheme="minorEastAsia" w:hAnsiTheme="minorHAnsi" w:cstheme="minorBidi"/>
          <w:noProof/>
          <w:sz w:val="22"/>
          <w:szCs w:val="22"/>
        </w:rPr>
      </w:pPr>
      <w:ins w:id="32"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"_Toc333401479"</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2.1.1</w:t>
        </w:r>
        <w:r w:rsidR="00D93F69">
          <w:rPr>
            <w:rFonts w:asciiTheme="minorHAnsi" w:eastAsiaTheme="minorEastAsia" w:hAnsiTheme="minorHAnsi" w:cstheme="minorBidi"/>
            <w:noProof/>
            <w:sz w:val="22"/>
            <w:szCs w:val="22"/>
          </w:rPr>
          <w:tab/>
        </w:r>
        <w:r w:rsidR="00D93F69" w:rsidRPr="00A91633">
          <w:rPr>
            <w:rStyle w:val="Hyperlink"/>
            <w:noProof/>
          </w:rPr>
          <w:t>Utils</w:t>
        </w:r>
        <w:r w:rsidR="00D93F69">
          <w:rPr>
            <w:noProof/>
            <w:webHidden/>
          </w:rPr>
          <w:tab/>
        </w:r>
        <w:r>
          <w:rPr>
            <w:rStyle w:val="Hyperlink"/>
            <w:noProof/>
            <w:rtl/>
          </w:rPr>
          <w:fldChar w:fldCharType="begin"/>
        </w:r>
        <w:r w:rsidR="00D93F69">
          <w:rPr>
            <w:noProof/>
            <w:webHidden/>
          </w:rPr>
          <w:instrText xml:space="preserve"> PAGEREF _Toc333401479 \h </w:instrText>
        </w:r>
      </w:ins>
      <w:r>
        <w:rPr>
          <w:rStyle w:val="Hyperlink"/>
          <w:noProof/>
          <w:rtl/>
        </w:rPr>
      </w:r>
      <w:r>
        <w:rPr>
          <w:rStyle w:val="Hyperlink"/>
          <w:noProof/>
          <w:rtl/>
        </w:rPr>
        <w:fldChar w:fldCharType="separate"/>
      </w:r>
      <w:ins w:id="33" w:author="Retalix" w:date="2012-08-22T12:17:00Z">
        <w:r w:rsidR="00D93F69">
          <w:rPr>
            <w:noProof/>
            <w:webHidden/>
          </w:rPr>
          <w:t>7</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34" w:author="Retalix" w:date="2012-08-22T12:17:00Z"/>
          <w:rFonts w:asciiTheme="minorHAnsi" w:eastAsiaTheme="minorEastAsia" w:hAnsiTheme="minorHAnsi" w:cstheme="minorBidi"/>
          <w:noProof/>
          <w:sz w:val="22"/>
          <w:szCs w:val="22"/>
        </w:rPr>
      </w:pPr>
      <w:ins w:id="35"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"_Toc333401534"</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2.2</w:t>
        </w:r>
        <w:r w:rsidR="00D93F69">
          <w:rPr>
            <w:rFonts w:asciiTheme="minorHAnsi" w:eastAsiaTheme="minorEastAsia" w:hAnsiTheme="minorHAnsi" w:cstheme="minorBidi"/>
            <w:noProof/>
            <w:sz w:val="22"/>
            <w:szCs w:val="22"/>
          </w:rPr>
          <w:tab/>
        </w:r>
        <w:r w:rsidR="00D93F69" w:rsidRPr="00A91633">
          <w:rPr>
            <w:rStyle w:val="Hyperlink"/>
            <w:noProof/>
          </w:rPr>
          <w:t>Main flow</w:t>
        </w:r>
        <w:r w:rsidR="00D93F69">
          <w:rPr>
            <w:noProof/>
            <w:webHidden/>
          </w:rPr>
          <w:tab/>
        </w:r>
        <w:r>
          <w:rPr>
            <w:rStyle w:val="Hyperlink"/>
            <w:noProof/>
            <w:rtl/>
          </w:rPr>
          <w:fldChar w:fldCharType="begin"/>
        </w:r>
        <w:r w:rsidR="00D93F69">
          <w:rPr>
            <w:noProof/>
            <w:webHidden/>
          </w:rPr>
          <w:instrText xml:space="preserve"> PAGEREF _Toc333401534 \h </w:instrText>
        </w:r>
      </w:ins>
      <w:r>
        <w:rPr>
          <w:rStyle w:val="Hyperlink"/>
          <w:noProof/>
          <w:rtl/>
        </w:rPr>
      </w:r>
      <w:r>
        <w:rPr>
          <w:rStyle w:val="Hyperlink"/>
          <w:noProof/>
          <w:rtl/>
        </w:rPr>
        <w:fldChar w:fldCharType="separate"/>
      </w:r>
      <w:ins w:id="36" w:author="Retalix" w:date="2012-08-22T12:17:00Z">
        <w:r w:rsidR="00D93F69">
          <w:rPr>
            <w:noProof/>
            <w:webHidden/>
          </w:rPr>
          <w:t>8</w:t>
        </w:r>
        <w:r>
          <w:rPr>
            <w:rStyle w:val="Hyperlink"/>
            <w:noProof/>
            <w:rtl/>
          </w:rPr>
          <w:fldChar w:fldCharType="end"/>
        </w:r>
        <w:r w:rsidRPr="00A91633">
          <w:rPr>
            <w:rStyle w:val="Hyperlink"/>
            <w:noProof/>
            <w:rtl/>
          </w:rPr>
          <w:fldChar w:fldCharType="end"/>
        </w:r>
      </w:ins>
    </w:p>
    <w:p w:rsidR="00C146DD" w:rsidRDefault="00FA6273">
      <w:pPr>
        <w:pStyle w:val="TOC3"/>
        <w:tabs>
          <w:tab w:val="left" w:pos="1200"/>
          <w:tab w:val="right" w:leader="dot" w:pos="9017"/>
        </w:tabs>
        <w:divId w:val="912550651"/>
        <w:rPr>
          <w:ins w:id="37" w:author="Retalix" w:date="2012-08-22T12:17:00Z"/>
          <w:rFonts w:asciiTheme="minorHAnsi" w:eastAsiaTheme="minorEastAsia" w:hAnsiTheme="minorHAnsi" w:cstheme="minorBidi"/>
          <w:noProof/>
          <w:sz w:val="22"/>
          <w:szCs w:val="22"/>
        </w:rPr>
      </w:pPr>
      <w:ins w:id="38"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"_Toc333401535"</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2.2.1</w:t>
        </w:r>
        <w:r w:rsidR="00D93F69">
          <w:rPr>
            <w:rFonts w:asciiTheme="minorHAnsi" w:eastAsiaTheme="minorEastAsia" w:hAnsiTheme="minorHAnsi" w:cstheme="minorBidi"/>
            <w:noProof/>
            <w:sz w:val="22"/>
            <w:szCs w:val="22"/>
          </w:rPr>
          <w:tab/>
        </w:r>
        <w:r w:rsidR="00D93F69" w:rsidRPr="00A91633">
          <w:rPr>
            <w:rStyle w:val="Hyperlink"/>
            <w:noProof/>
          </w:rPr>
          <w:t>Sale Transaction</w:t>
        </w:r>
        <w:r w:rsidR="00D93F69">
          <w:rPr>
            <w:noProof/>
            <w:webHidden/>
          </w:rPr>
          <w:tab/>
        </w:r>
        <w:r>
          <w:rPr>
            <w:rStyle w:val="Hyperlink"/>
            <w:noProof/>
            <w:rtl/>
          </w:rPr>
          <w:fldChar w:fldCharType="begin"/>
        </w:r>
        <w:r w:rsidR="00D93F69">
          <w:rPr>
            <w:noProof/>
            <w:webHidden/>
          </w:rPr>
          <w:instrText xml:space="preserve"> PAGEREF _Toc333401535 \h </w:instrText>
        </w:r>
      </w:ins>
      <w:r>
        <w:rPr>
          <w:rStyle w:val="Hyperlink"/>
          <w:noProof/>
          <w:rtl/>
        </w:rPr>
      </w:r>
      <w:r>
        <w:rPr>
          <w:rStyle w:val="Hyperlink"/>
          <w:noProof/>
          <w:rtl/>
        </w:rPr>
        <w:fldChar w:fldCharType="separate"/>
      </w:r>
      <w:ins w:id="39" w:author="Retalix" w:date="2012-08-22T12:17:00Z">
        <w:r w:rsidR="00D93F69">
          <w:rPr>
            <w:noProof/>
            <w:webHidden/>
          </w:rPr>
          <w:t>8</w:t>
        </w:r>
        <w:r>
          <w:rPr>
            <w:rStyle w:val="Hyperlink"/>
            <w:noProof/>
            <w:rtl/>
          </w:rPr>
          <w:fldChar w:fldCharType="end"/>
        </w:r>
        <w:r w:rsidRPr="00A91633">
          <w:rPr>
            <w:rStyle w:val="Hyperlink"/>
            <w:noProof/>
            <w:rtl/>
          </w:rPr>
          <w:fldChar w:fldCharType="end"/>
        </w:r>
      </w:ins>
    </w:p>
    <w:p w:rsidR="00C146DD" w:rsidRDefault="00FA6273">
      <w:pPr>
        <w:pStyle w:val="TOC1"/>
        <w:tabs>
          <w:tab w:val="left" w:pos="400"/>
        </w:tabs>
        <w:divId w:val="912550651"/>
        <w:rPr>
          <w:ins w:id="40" w:author="Retalix" w:date="2012-08-22T12:17:00Z"/>
          <w:rFonts w:asciiTheme="minorHAnsi" w:eastAsiaTheme="minorEastAsia" w:hAnsiTheme="minorHAnsi" w:cstheme="minorBidi"/>
          <w:b w:val="0"/>
          <w:noProof/>
          <w:sz w:val="22"/>
          <w:szCs w:val="22"/>
        </w:rPr>
      </w:pPr>
      <w:ins w:id="41"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"_Toc333401536"</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3</w:t>
        </w:r>
        <w:r w:rsidR="00D93F69">
          <w:rPr>
            <w:rFonts w:asciiTheme="minorHAnsi" w:eastAsiaTheme="minorEastAsia" w:hAnsiTheme="minorHAnsi" w:cstheme="minorBidi"/>
            <w:b w:val="0"/>
            <w:noProof/>
            <w:sz w:val="22"/>
            <w:szCs w:val="22"/>
          </w:rPr>
          <w:tab/>
        </w:r>
        <w:r w:rsidR="00D93F69" w:rsidRPr="00A91633">
          <w:rPr>
            <w:rStyle w:val="Hyperlink"/>
            <w:noProof/>
          </w:rPr>
          <w:t>External Components and Interfaces</w:t>
        </w:r>
        <w:r w:rsidR="00D93F69">
          <w:rPr>
            <w:noProof/>
            <w:webHidden/>
          </w:rPr>
          <w:tab/>
        </w:r>
        <w:r>
          <w:rPr>
            <w:rStyle w:val="Hyperlink"/>
            <w:noProof/>
            <w:rtl/>
          </w:rPr>
          <w:fldChar w:fldCharType="begin"/>
        </w:r>
        <w:r w:rsidR="00D93F69">
          <w:rPr>
            <w:noProof/>
            <w:webHidden/>
          </w:rPr>
          <w:instrText xml:space="preserve"> PAGEREF _Toc333401536 \h </w:instrText>
        </w:r>
      </w:ins>
      <w:r>
        <w:rPr>
          <w:rStyle w:val="Hyperlink"/>
          <w:noProof/>
          <w:rtl/>
        </w:rPr>
      </w:r>
      <w:r>
        <w:rPr>
          <w:rStyle w:val="Hyperlink"/>
          <w:noProof/>
          <w:rtl/>
        </w:rPr>
        <w:fldChar w:fldCharType="separate"/>
      </w:r>
      <w:ins w:id="42" w:author="Retalix" w:date="2012-08-22T12:17:00Z">
        <w:r w:rsidR="00D93F69">
          <w:rPr>
            <w:noProof/>
            <w:webHidden/>
          </w:rPr>
          <w:t>10</w:t>
        </w:r>
        <w:r>
          <w:rPr>
            <w:rStyle w:val="Hyperlink"/>
            <w:noProof/>
            <w:rtl/>
          </w:rPr>
          <w:fldChar w:fldCharType="end"/>
        </w:r>
        <w:r w:rsidRPr="00A91633">
          <w:rPr>
            <w:rStyle w:val="Hyperlink"/>
            <w:noProof/>
            <w:rtl/>
          </w:rPr>
          <w:fldChar w:fldCharType="end"/>
        </w:r>
      </w:ins>
    </w:p>
    <w:p w:rsidR="00C146DD" w:rsidRDefault="00FA6273">
      <w:pPr>
        <w:pStyle w:val="TOC2"/>
        <w:tabs>
          <w:tab w:val="right" w:leader="dot" w:pos="9017"/>
        </w:tabs>
        <w:divId w:val="912550651"/>
        <w:rPr>
          <w:ins w:id="43" w:author="Retalix" w:date="2012-08-22T12:17:00Z"/>
          <w:rFonts w:asciiTheme="minorHAnsi" w:eastAsiaTheme="minorEastAsia" w:hAnsiTheme="minorHAnsi" w:cstheme="minorBidi"/>
          <w:noProof/>
          <w:sz w:val="22"/>
          <w:szCs w:val="22"/>
        </w:rPr>
      </w:pPr>
      <w:ins w:id="44"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"_Toc333401537"</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lang w:bidi="ar-SA"/>
          </w:rPr>
          <w:t>Interfaces</w:t>
        </w:r>
        <w:r w:rsidR="00D93F69">
          <w:rPr>
            <w:noProof/>
            <w:webHidden/>
          </w:rPr>
          <w:tab/>
        </w:r>
        <w:r>
          <w:rPr>
            <w:rStyle w:val="Hyperlink"/>
            <w:noProof/>
            <w:rtl/>
          </w:rPr>
          <w:fldChar w:fldCharType="begin"/>
        </w:r>
        <w:r w:rsidR="00D93F69">
          <w:rPr>
            <w:noProof/>
            <w:webHidden/>
          </w:rPr>
          <w:instrText xml:space="preserve"> PAGEREF _Toc333401537 \h </w:instrText>
        </w:r>
      </w:ins>
      <w:r>
        <w:rPr>
          <w:rStyle w:val="Hyperlink"/>
          <w:noProof/>
          <w:rtl/>
        </w:rPr>
      </w:r>
      <w:r>
        <w:rPr>
          <w:rStyle w:val="Hyperlink"/>
          <w:noProof/>
          <w:rtl/>
        </w:rPr>
        <w:fldChar w:fldCharType="separate"/>
      </w:r>
      <w:ins w:id="45" w:author="Retalix" w:date="2012-08-22T12:17:00Z">
        <w:r w:rsidR="00D93F69">
          <w:rPr>
            <w:noProof/>
            <w:webHidden/>
          </w:rPr>
          <w:t>11</w:t>
        </w:r>
        <w:r>
          <w:rPr>
            <w:rStyle w:val="Hyperlink"/>
            <w:noProof/>
            <w:rtl/>
          </w:rPr>
          <w:fldChar w:fldCharType="end"/>
        </w:r>
        <w:r w:rsidRPr="00A91633">
          <w:rPr>
            <w:rStyle w:val="Hyperlink"/>
            <w:noProof/>
            <w:rtl/>
          </w:rPr>
          <w:fldChar w:fldCharType="end"/>
        </w:r>
      </w:ins>
    </w:p>
    <w:p w:rsidR="00C146DD" w:rsidRDefault="00FA6273">
      <w:pPr>
        <w:pStyle w:val="TOC2"/>
        <w:tabs>
          <w:tab w:val="right" w:leader="dot" w:pos="9017"/>
        </w:tabs>
        <w:divId w:val="912550651"/>
        <w:rPr>
          <w:ins w:id="46" w:author="Retalix" w:date="2012-08-22T12:17:00Z"/>
          <w:rFonts w:asciiTheme="minorHAnsi" w:eastAsiaTheme="minorEastAsia" w:hAnsiTheme="minorHAnsi" w:cstheme="minorBidi"/>
          <w:noProof/>
          <w:sz w:val="22"/>
          <w:szCs w:val="22"/>
        </w:rPr>
      </w:pPr>
      <w:ins w:id="47"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"_Toc333401538"</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lang w:bidi="ar-SA"/>
          </w:rPr>
          <w:t>3-Party</w:t>
        </w:r>
        <w:r w:rsidR="00D93F69">
          <w:rPr>
            <w:noProof/>
            <w:webHidden/>
          </w:rPr>
          <w:tab/>
        </w:r>
        <w:r>
          <w:rPr>
            <w:rStyle w:val="Hyperlink"/>
            <w:noProof/>
            <w:rtl/>
          </w:rPr>
          <w:fldChar w:fldCharType="begin"/>
        </w:r>
        <w:r w:rsidR="00D93F69">
          <w:rPr>
            <w:noProof/>
            <w:webHidden/>
          </w:rPr>
          <w:instrText xml:space="preserve"> PAGEREF _Toc333401538 \h </w:instrText>
        </w:r>
      </w:ins>
      <w:r>
        <w:rPr>
          <w:rStyle w:val="Hyperlink"/>
          <w:noProof/>
          <w:rtl/>
        </w:rPr>
      </w:r>
      <w:r>
        <w:rPr>
          <w:rStyle w:val="Hyperlink"/>
          <w:noProof/>
          <w:rtl/>
        </w:rPr>
        <w:fldChar w:fldCharType="separate"/>
      </w:r>
      <w:ins w:id="48" w:author="Retalix" w:date="2012-08-22T12:17:00Z">
        <w:r w:rsidR="00D93F69">
          <w:rPr>
            <w:noProof/>
            <w:webHidden/>
          </w:rPr>
          <w:t>11</w:t>
        </w:r>
        <w:r>
          <w:rPr>
            <w:rStyle w:val="Hyperlink"/>
            <w:noProof/>
            <w:rtl/>
          </w:rPr>
          <w:fldChar w:fldCharType="end"/>
        </w:r>
        <w:r w:rsidRPr="00A91633">
          <w:rPr>
            <w:rStyle w:val="Hyperlink"/>
            <w:noProof/>
            <w:rtl/>
          </w:rPr>
          <w:fldChar w:fldCharType="end"/>
        </w:r>
      </w:ins>
    </w:p>
    <w:p w:rsidR="00C146DD" w:rsidRDefault="00FA6273">
      <w:pPr>
        <w:pStyle w:val="TOC1"/>
        <w:tabs>
          <w:tab w:val="left" w:pos="400"/>
        </w:tabs>
        <w:divId w:val="912550651"/>
        <w:rPr>
          <w:ins w:id="49" w:author="Retalix" w:date="2012-08-22T12:17:00Z"/>
          <w:rFonts w:asciiTheme="minorHAnsi" w:eastAsiaTheme="minorEastAsia" w:hAnsiTheme="minorHAnsi" w:cstheme="minorBidi"/>
          <w:b w:val="0"/>
          <w:noProof/>
          <w:sz w:val="22"/>
          <w:szCs w:val="22"/>
        </w:rPr>
      </w:pPr>
      <w:ins w:id="50"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"_Toc333401561"</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4</w:t>
        </w:r>
        <w:r w:rsidR="00D93F69">
          <w:rPr>
            <w:rFonts w:asciiTheme="minorHAnsi" w:eastAsiaTheme="minorEastAsia" w:hAnsiTheme="minorHAnsi" w:cstheme="minorBidi"/>
            <w:b w:val="0"/>
            <w:noProof/>
            <w:sz w:val="22"/>
            <w:szCs w:val="22"/>
          </w:rPr>
          <w:tab/>
        </w:r>
        <w:r w:rsidR="00D93F69" w:rsidRPr="00A91633">
          <w:rPr>
            <w:rStyle w:val="Hyperlink"/>
            <w:noProof/>
          </w:rPr>
          <w:t>Repository</w:t>
        </w:r>
        <w:r w:rsidR="00D93F69">
          <w:rPr>
            <w:noProof/>
            <w:webHidden/>
          </w:rPr>
          <w:tab/>
        </w:r>
        <w:r>
          <w:rPr>
            <w:rStyle w:val="Hyperlink"/>
            <w:noProof/>
            <w:rtl/>
          </w:rPr>
          <w:fldChar w:fldCharType="begin"/>
        </w:r>
        <w:r w:rsidR="00D93F69">
          <w:rPr>
            <w:noProof/>
            <w:webHidden/>
          </w:rPr>
          <w:instrText xml:space="preserve"> PAGEREF _Toc333401561 \h </w:instrText>
        </w:r>
      </w:ins>
      <w:r>
        <w:rPr>
          <w:rStyle w:val="Hyperlink"/>
          <w:noProof/>
          <w:rtl/>
        </w:rPr>
      </w:r>
      <w:r>
        <w:rPr>
          <w:rStyle w:val="Hyperlink"/>
          <w:noProof/>
          <w:rtl/>
        </w:rPr>
        <w:fldChar w:fldCharType="separate"/>
      </w:r>
      <w:ins w:id="51" w:author="Retalix" w:date="2012-08-22T12:17:00Z">
        <w:r w:rsidR="00D93F69">
          <w:rPr>
            <w:noProof/>
            <w:webHidden/>
          </w:rPr>
          <w:t>12</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52" w:author="Retalix" w:date="2012-08-22T12:17:00Z"/>
          <w:rFonts w:asciiTheme="minorHAnsi" w:eastAsiaTheme="minorEastAsia" w:hAnsiTheme="minorHAnsi" w:cstheme="minorBidi"/>
          <w:noProof/>
          <w:sz w:val="22"/>
          <w:szCs w:val="22"/>
        </w:rPr>
      </w:pPr>
      <w:ins w:id="53"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"_Toc333401562"</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4.1</w:t>
        </w:r>
        <w:r w:rsidR="00D93F69">
          <w:rPr>
            <w:rFonts w:asciiTheme="minorHAnsi" w:eastAsiaTheme="minorEastAsia" w:hAnsiTheme="minorHAnsi" w:cstheme="minorBidi"/>
            <w:noProof/>
            <w:sz w:val="22"/>
            <w:szCs w:val="22"/>
          </w:rPr>
          <w:tab/>
        </w:r>
        <w:r w:rsidR="00D93F69" w:rsidRPr="00A91633">
          <w:rPr>
            <w:rStyle w:val="Hyperlink"/>
            <w:noProof/>
          </w:rPr>
          <w:t>Database</w:t>
        </w:r>
        <w:r w:rsidR="00D93F69">
          <w:rPr>
            <w:noProof/>
            <w:webHidden/>
          </w:rPr>
          <w:tab/>
        </w:r>
        <w:r>
          <w:rPr>
            <w:rStyle w:val="Hyperlink"/>
            <w:noProof/>
            <w:rtl/>
          </w:rPr>
          <w:fldChar w:fldCharType="begin"/>
        </w:r>
        <w:r w:rsidR="00D93F69">
          <w:rPr>
            <w:noProof/>
            <w:webHidden/>
          </w:rPr>
          <w:instrText xml:space="preserve"> PAGEREF _Toc333401562 \h </w:instrText>
        </w:r>
      </w:ins>
      <w:r>
        <w:rPr>
          <w:rStyle w:val="Hyperlink"/>
          <w:noProof/>
          <w:rtl/>
        </w:rPr>
      </w:r>
      <w:r>
        <w:rPr>
          <w:rStyle w:val="Hyperlink"/>
          <w:noProof/>
          <w:rtl/>
        </w:rPr>
        <w:fldChar w:fldCharType="separate"/>
      </w:r>
      <w:ins w:id="54" w:author="Retalix" w:date="2012-08-22T12:17:00Z">
        <w:r w:rsidR="00D93F69">
          <w:rPr>
            <w:noProof/>
            <w:webHidden/>
          </w:rPr>
          <w:t>12</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55" w:author="Retalix" w:date="2012-08-22T12:17:00Z"/>
          <w:rFonts w:asciiTheme="minorHAnsi" w:eastAsiaTheme="minorEastAsia" w:hAnsiTheme="minorHAnsi" w:cstheme="minorBidi"/>
          <w:noProof/>
          <w:sz w:val="22"/>
          <w:szCs w:val="22"/>
        </w:rPr>
      </w:pPr>
      <w:ins w:id="56"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"_Toc333401563"</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4.2</w:t>
        </w:r>
        <w:r w:rsidR="00D93F69">
          <w:rPr>
            <w:rFonts w:asciiTheme="minorHAnsi" w:eastAsiaTheme="minorEastAsia" w:hAnsiTheme="minorHAnsi" w:cstheme="minorBidi"/>
            <w:noProof/>
            <w:sz w:val="22"/>
            <w:szCs w:val="22"/>
          </w:rPr>
          <w:tab/>
        </w:r>
        <w:r w:rsidR="00D93F69" w:rsidRPr="00A91633">
          <w:rPr>
            <w:rStyle w:val="Hyperlink"/>
            <w:noProof/>
          </w:rPr>
          <w:t>Tra file</w:t>
        </w:r>
        <w:r w:rsidR="00D93F69">
          <w:rPr>
            <w:noProof/>
            <w:webHidden/>
          </w:rPr>
          <w:tab/>
        </w:r>
        <w:r>
          <w:rPr>
            <w:rStyle w:val="Hyperlink"/>
            <w:noProof/>
            <w:rtl/>
          </w:rPr>
          <w:fldChar w:fldCharType="begin"/>
        </w:r>
        <w:r w:rsidR="00D93F69">
          <w:rPr>
            <w:noProof/>
            <w:webHidden/>
          </w:rPr>
          <w:instrText xml:space="preserve"> PAGEREF _Toc333401563 \h </w:instrText>
        </w:r>
      </w:ins>
      <w:r>
        <w:rPr>
          <w:rStyle w:val="Hyperlink"/>
          <w:noProof/>
          <w:rtl/>
        </w:rPr>
      </w:r>
      <w:r>
        <w:rPr>
          <w:rStyle w:val="Hyperlink"/>
          <w:noProof/>
          <w:rtl/>
        </w:rPr>
        <w:fldChar w:fldCharType="separate"/>
      </w:r>
      <w:ins w:id="57" w:author="Retalix" w:date="2012-08-22T12:17:00Z">
        <w:r w:rsidR="00D93F69">
          <w:rPr>
            <w:noProof/>
            <w:webHidden/>
          </w:rPr>
          <w:t>12</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58" w:author="Retalix" w:date="2012-08-22T12:17:00Z"/>
          <w:rFonts w:asciiTheme="minorHAnsi" w:eastAsiaTheme="minorEastAsia" w:hAnsiTheme="minorHAnsi" w:cstheme="minorBidi"/>
          <w:noProof/>
          <w:sz w:val="22"/>
          <w:szCs w:val="22"/>
        </w:rPr>
      </w:pPr>
      <w:ins w:id="59"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"_Toc333401564"</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4.3</w:t>
        </w:r>
        <w:r w:rsidR="00D93F69">
          <w:rPr>
            <w:rFonts w:asciiTheme="minorHAnsi" w:eastAsiaTheme="minorEastAsia" w:hAnsiTheme="minorHAnsi" w:cstheme="minorBidi"/>
            <w:noProof/>
            <w:sz w:val="22"/>
            <w:szCs w:val="22"/>
          </w:rPr>
          <w:tab/>
        </w:r>
        <w:r w:rsidR="00D93F69" w:rsidRPr="00A91633">
          <w:rPr>
            <w:rStyle w:val="Hyperlink"/>
            <w:noProof/>
          </w:rPr>
          <w:t>Trs file</w:t>
        </w:r>
        <w:r w:rsidR="00D93F69">
          <w:rPr>
            <w:noProof/>
            <w:webHidden/>
          </w:rPr>
          <w:tab/>
        </w:r>
        <w:r>
          <w:rPr>
            <w:rStyle w:val="Hyperlink"/>
            <w:noProof/>
            <w:rtl/>
          </w:rPr>
          <w:fldChar w:fldCharType="begin"/>
        </w:r>
        <w:r w:rsidR="00D93F69">
          <w:rPr>
            <w:noProof/>
            <w:webHidden/>
          </w:rPr>
          <w:instrText xml:space="preserve"> PAGEREF _Toc333401564 \h </w:instrText>
        </w:r>
      </w:ins>
      <w:r>
        <w:rPr>
          <w:rStyle w:val="Hyperlink"/>
          <w:noProof/>
          <w:rtl/>
        </w:rPr>
      </w:r>
      <w:r>
        <w:rPr>
          <w:rStyle w:val="Hyperlink"/>
          <w:noProof/>
          <w:rtl/>
        </w:rPr>
        <w:fldChar w:fldCharType="separate"/>
      </w:r>
      <w:ins w:id="60" w:author="Retalix" w:date="2012-08-22T12:17:00Z">
        <w:r w:rsidR="00D93F69">
          <w:rPr>
            <w:noProof/>
            <w:webHidden/>
          </w:rPr>
          <w:t>12</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61" w:author="Retalix" w:date="2012-08-22T12:17:00Z"/>
          <w:rFonts w:asciiTheme="minorHAnsi" w:eastAsiaTheme="minorEastAsia" w:hAnsiTheme="minorHAnsi" w:cstheme="minorBidi"/>
          <w:noProof/>
          <w:sz w:val="22"/>
          <w:szCs w:val="22"/>
        </w:rPr>
      </w:pPr>
      <w:ins w:id="62"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"_Toc333401565"</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4.4</w:t>
        </w:r>
        <w:r w:rsidR="00D93F69">
          <w:rPr>
            <w:rFonts w:asciiTheme="minorHAnsi" w:eastAsiaTheme="minorEastAsia" w:hAnsiTheme="minorHAnsi" w:cstheme="minorBidi"/>
            <w:noProof/>
            <w:sz w:val="22"/>
            <w:szCs w:val="22"/>
          </w:rPr>
          <w:tab/>
        </w:r>
        <w:r w:rsidR="00D93F69" w:rsidRPr="00A91633">
          <w:rPr>
            <w:rStyle w:val="Hyperlink"/>
            <w:noProof/>
          </w:rPr>
          <w:t>Registry</w:t>
        </w:r>
        <w:r w:rsidR="00D93F69">
          <w:rPr>
            <w:noProof/>
            <w:webHidden/>
          </w:rPr>
          <w:tab/>
        </w:r>
        <w:r>
          <w:rPr>
            <w:rStyle w:val="Hyperlink"/>
            <w:noProof/>
            <w:rtl/>
          </w:rPr>
          <w:fldChar w:fldCharType="begin"/>
        </w:r>
        <w:r w:rsidR="00D93F69">
          <w:rPr>
            <w:noProof/>
            <w:webHidden/>
          </w:rPr>
          <w:instrText xml:space="preserve"> PAGEREF _Toc333401565 \h </w:instrText>
        </w:r>
      </w:ins>
      <w:r>
        <w:rPr>
          <w:rStyle w:val="Hyperlink"/>
          <w:noProof/>
          <w:rtl/>
        </w:rPr>
      </w:r>
      <w:r>
        <w:rPr>
          <w:rStyle w:val="Hyperlink"/>
          <w:noProof/>
          <w:rtl/>
        </w:rPr>
        <w:fldChar w:fldCharType="separate"/>
      </w:r>
      <w:ins w:id="63" w:author="Retalix" w:date="2012-08-22T12:17:00Z">
        <w:r w:rsidR="00D93F69">
          <w:rPr>
            <w:noProof/>
            <w:webHidden/>
          </w:rPr>
          <w:t>13</w:t>
        </w:r>
        <w:r>
          <w:rPr>
            <w:rStyle w:val="Hyperlink"/>
            <w:noProof/>
            <w:rtl/>
          </w:rPr>
          <w:fldChar w:fldCharType="end"/>
        </w:r>
        <w:r w:rsidRPr="00A91633">
          <w:rPr>
            <w:rStyle w:val="Hyperlink"/>
            <w:noProof/>
            <w:rtl/>
          </w:rPr>
          <w:fldChar w:fldCharType="end"/>
        </w:r>
      </w:ins>
    </w:p>
    <w:p w:rsidR="00C146DD" w:rsidRDefault="00FA6273">
      <w:pPr>
        <w:pStyle w:val="TOC2"/>
        <w:tabs>
          <w:tab w:val="left" w:pos="800"/>
          <w:tab w:val="right" w:leader="dot" w:pos="9017"/>
        </w:tabs>
        <w:divId w:val="912550651"/>
        <w:rPr>
          <w:ins w:id="64" w:author="Retalix" w:date="2012-08-22T12:17:00Z"/>
          <w:rFonts w:asciiTheme="minorHAnsi" w:eastAsiaTheme="minorEastAsia" w:hAnsiTheme="minorHAnsi" w:cstheme="minorBidi"/>
          <w:noProof/>
          <w:sz w:val="22"/>
          <w:szCs w:val="22"/>
        </w:rPr>
      </w:pPr>
      <w:ins w:id="65" w:author="Retalix" w:date="2012-08-22T12:17:00Z">
        <w:r w:rsidRPr="00A91633">
          <w:rPr>
            <w:rStyle w:val="Hyperlink"/>
            <w:noProof/>
            <w:rtl/>
          </w:rPr>
          <w:fldChar w:fldCharType="begin"/>
        </w:r>
        <w:r w:rsidR="00D93F69" w:rsidRPr="00A91633">
          <w:rPr>
            <w:rStyle w:val="Hyperlink"/>
            <w:noProof/>
          </w:rPr>
          <w:instrText xml:space="preserve"> </w:instrText>
        </w:r>
        <w:r w:rsidR="00D93F69">
          <w:rPr>
            <w:noProof/>
          </w:rPr>
          <w:instrText>HYPERLINK \l "_Toc333401566"</w:instrText>
        </w:r>
        <w:r w:rsidR="00D93F69" w:rsidRPr="00A91633">
          <w:rPr>
            <w:rStyle w:val="Hyperlink"/>
            <w:noProof/>
          </w:rPr>
          <w:instrText xml:space="preserve"> </w:instrText>
        </w:r>
        <w:r w:rsidRPr="00A91633">
          <w:rPr>
            <w:rStyle w:val="Hyperlink"/>
            <w:noProof/>
            <w:rtl/>
          </w:rPr>
          <w:fldChar w:fldCharType="separate"/>
        </w:r>
        <w:r w:rsidR="00D93F69" w:rsidRPr="00A91633">
          <w:rPr>
            <w:rStyle w:val="Hyperlink"/>
            <w:noProof/>
          </w:rPr>
          <w:t>4.5</w:t>
        </w:r>
        <w:r w:rsidR="00D93F69">
          <w:rPr>
            <w:rFonts w:asciiTheme="minorHAnsi" w:eastAsiaTheme="minorEastAsia" w:hAnsiTheme="minorHAnsi" w:cstheme="minorBidi"/>
            <w:noProof/>
            <w:sz w:val="22"/>
            <w:szCs w:val="22"/>
          </w:rPr>
          <w:tab/>
        </w:r>
        <w:r w:rsidR="00D93F69" w:rsidRPr="00A91633">
          <w:rPr>
            <w:rStyle w:val="Hyperlink"/>
            <w:noProof/>
          </w:rPr>
          <w:t>Ini file</w:t>
        </w:r>
        <w:r w:rsidR="00D93F69">
          <w:rPr>
            <w:noProof/>
            <w:webHidden/>
          </w:rPr>
          <w:tab/>
        </w:r>
        <w:r>
          <w:rPr>
            <w:rStyle w:val="Hyperlink"/>
            <w:noProof/>
            <w:rtl/>
          </w:rPr>
          <w:fldChar w:fldCharType="begin"/>
        </w:r>
        <w:r w:rsidR="00D93F69">
          <w:rPr>
            <w:noProof/>
            <w:webHidden/>
          </w:rPr>
          <w:instrText xml:space="preserve"> PAGEREF _Toc333401566 \h </w:instrText>
        </w:r>
      </w:ins>
      <w:r>
        <w:rPr>
          <w:rStyle w:val="Hyperlink"/>
          <w:noProof/>
          <w:rtl/>
        </w:rPr>
      </w:r>
      <w:r>
        <w:rPr>
          <w:rStyle w:val="Hyperlink"/>
          <w:noProof/>
          <w:rtl/>
        </w:rPr>
        <w:fldChar w:fldCharType="separate"/>
      </w:r>
      <w:ins w:id="66" w:author="Retalix" w:date="2012-08-22T12:17:00Z">
        <w:r w:rsidR="00D93F69">
          <w:rPr>
            <w:noProof/>
            <w:webHidden/>
          </w:rPr>
          <w:t>13</w:t>
        </w:r>
        <w:r>
          <w:rPr>
            <w:rStyle w:val="Hyperlink"/>
            <w:noProof/>
            <w:rtl/>
          </w:rPr>
          <w:fldChar w:fldCharType="end"/>
        </w:r>
        <w:r w:rsidRPr="00A91633">
          <w:rPr>
            <w:rStyle w:val="Hyperlink"/>
            <w:noProof/>
            <w:rtl/>
          </w:rPr>
          <w:fldChar w:fldCharType="end"/>
        </w:r>
      </w:ins>
    </w:p>
    <w:p w:rsidR="00C146DD" w:rsidRDefault="00FA6273">
      <w:pPr>
        <w:divId w:val="912550651"/>
      </w:pPr>
      <w:r>
        <w:fldChar w:fldCharType="end"/>
      </w:r>
    </w:p>
    <w:p w:rsidR="00DE4A26" w:rsidRDefault="00DE4A26">
      <w:pPr>
        <w:spacing w:before="0" w:after="0"/>
      </w:pPr>
      <w:r>
        <w:br w:type="page"/>
      </w:r>
    </w:p>
    <w:p w:rsidR="008D3601" w:rsidRDefault="008D3601" w:rsidP="00401826">
      <w:pPr>
        <w:divId w:val="912550651"/>
      </w:pPr>
    </w:p>
    <w:p w:rsidR="00DE4A26" w:rsidRDefault="00DE4A26" w:rsidP="00DE4A26">
      <w:pPr>
        <w:pStyle w:val="NoToc"/>
        <w:divId w:val="912550651"/>
      </w:pPr>
      <w:r>
        <w:t>History</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1540"/>
        <w:gridCol w:w="2112"/>
        <w:gridCol w:w="2126"/>
        <w:gridCol w:w="1560"/>
        <w:gridCol w:w="1701"/>
      </w:tblGrid>
      <w:tr w:rsidR="00DE4A26" w:rsidTr="00DE4A26">
        <w:trPr>
          <w:divId w:val="912550651"/>
        </w:trPr>
        <w:tc>
          <w:tcPr>
            <w:tcW w:w="1540" w:type="dxa"/>
          </w:tcPr>
          <w:p w:rsidR="00DE4A26" w:rsidRPr="00DE4A26" w:rsidRDefault="00DE4A26" w:rsidP="00DE4A26">
            <w:pPr>
              <w:pStyle w:val="TableTitle"/>
            </w:pPr>
            <w:r w:rsidRPr="00DE4A26">
              <w:t>Date</w:t>
            </w:r>
          </w:p>
        </w:tc>
        <w:tc>
          <w:tcPr>
            <w:tcW w:w="2112" w:type="dxa"/>
          </w:tcPr>
          <w:p w:rsidR="00DE4A26" w:rsidRPr="00DE4A26" w:rsidRDefault="00DE4A26" w:rsidP="00DE4A26">
            <w:pPr>
              <w:pStyle w:val="TableTitle"/>
            </w:pPr>
            <w:r w:rsidRPr="00DE4A26">
              <w:t>Change</w:t>
            </w:r>
          </w:p>
        </w:tc>
        <w:tc>
          <w:tcPr>
            <w:tcW w:w="2126" w:type="dxa"/>
          </w:tcPr>
          <w:p w:rsidR="00DE4A26" w:rsidRPr="00DE4A26" w:rsidRDefault="00DE4A26" w:rsidP="00DE4A26">
            <w:pPr>
              <w:pStyle w:val="TableTitle"/>
            </w:pPr>
            <w:r w:rsidRPr="00DE4A26">
              <w:t>Document Versi</w:t>
            </w:r>
            <w:bookmarkStart w:id="67" w:name="_GoBack"/>
            <w:bookmarkEnd w:id="67"/>
            <w:r w:rsidRPr="00DE4A26">
              <w:t>on</w:t>
            </w:r>
          </w:p>
        </w:tc>
        <w:tc>
          <w:tcPr>
            <w:tcW w:w="1560" w:type="dxa"/>
          </w:tcPr>
          <w:p w:rsidR="00DE4A26" w:rsidRPr="00DE4A26" w:rsidRDefault="00DE4A26" w:rsidP="00DE4A26">
            <w:pPr>
              <w:pStyle w:val="TableTitle"/>
            </w:pPr>
            <w:r w:rsidRPr="00DE4A26">
              <w:t>Changed By</w:t>
            </w:r>
          </w:p>
        </w:tc>
        <w:tc>
          <w:tcPr>
            <w:tcW w:w="1701" w:type="dxa"/>
          </w:tcPr>
          <w:p w:rsidR="00DE4A26" w:rsidRPr="00DE4A26" w:rsidRDefault="00DE4A26" w:rsidP="00DE4A26">
            <w:pPr>
              <w:pStyle w:val="TableTitle"/>
            </w:pPr>
            <w:r w:rsidRPr="00DE4A26">
              <w:t>Approved By</w:t>
            </w:r>
          </w:p>
        </w:tc>
      </w:tr>
      <w:tr w:rsidR="00DE4A26" w:rsidTr="00DE4A26">
        <w:trPr>
          <w:divId w:val="912550651"/>
        </w:trPr>
        <w:tc>
          <w:tcPr>
            <w:tcW w:w="1540" w:type="dxa"/>
          </w:tcPr>
          <w:p w:rsidR="00DE4A26" w:rsidRDefault="00323BE4" w:rsidP="00401826">
            <w:r>
              <w:t>8/15/2012</w:t>
            </w:r>
          </w:p>
        </w:tc>
        <w:tc>
          <w:tcPr>
            <w:tcW w:w="2112" w:type="dxa"/>
          </w:tcPr>
          <w:p w:rsidR="00DE4A26" w:rsidRDefault="00323BE4" w:rsidP="00401826">
            <w:r>
              <w:t>New document</w:t>
            </w:r>
          </w:p>
        </w:tc>
        <w:tc>
          <w:tcPr>
            <w:tcW w:w="2126" w:type="dxa"/>
          </w:tcPr>
          <w:p w:rsidR="00DE4A26" w:rsidRDefault="00323BE4" w:rsidP="00401826">
            <w:r>
              <w:t>1.0</w:t>
            </w:r>
          </w:p>
        </w:tc>
        <w:tc>
          <w:tcPr>
            <w:tcW w:w="1560" w:type="dxa"/>
          </w:tcPr>
          <w:p w:rsidR="00DE4A26" w:rsidRDefault="00323BE4" w:rsidP="00401826">
            <w:r>
              <w:t>Moral Carmi</w:t>
            </w:r>
          </w:p>
        </w:tc>
        <w:tc>
          <w:tcPr>
            <w:tcW w:w="1701" w:type="dxa"/>
          </w:tcPr>
          <w:p w:rsidR="00DE4A26" w:rsidRDefault="00DE4A26" w:rsidP="00401826"/>
        </w:tc>
      </w:tr>
      <w:tr w:rsidR="00DE4A26" w:rsidTr="00DE4A26">
        <w:trPr>
          <w:divId w:val="912550651"/>
        </w:trPr>
        <w:tc>
          <w:tcPr>
            <w:tcW w:w="1540" w:type="dxa"/>
          </w:tcPr>
          <w:p w:rsidR="00DE4A26" w:rsidRDefault="00DE4A26" w:rsidP="00401826"/>
        </w:tc>
        <w:tc>
          <w:tcPr>
            <w:tcW w:w="2112" w:type="dxa"/>
          </w:tcPr>
          <w:p w:rsidR="00DE4A26" w:rsidRDefault="00DE4A26" w:rsidP="00401826"/>
        </w:tc>
        <w:tc>
          <w:tcPr>
            <w:tcW w:w="2126" w:type="dxa"/>
          </w:tcPr>
          <w:p w:rsidR="00DE4A26" w:rsidRDefault="00DE4A26" w:rsidP="00401826"/>
        </w:tc>
        <w:tc>
          <w:tcPr>
            <w:tcW w:w="1560" w:type="dxa"/>
          </w:tcPr>
          <w:p w:rsidR="00DE4A26" w:rsidRDefault="00DE4A26" w:rsidP="00401826"/>
        </w:tc>
        <w:tc>
          <w:tcPr>
            <w:tcW w:w="1701" w:type="dxa"/>
          </w:tcPr>
          <w:p w:rsidR="00DE4A26" w:rsidRDefault="00DE4A26" w:rsidP="00401826"/>
        </w:tc>
      </w:tr>
      <w:tr w:rsidR="00DE4A26" w:rsidTr="00DE4A26">
        <w:trPr>
          <w:divId w:val="912550651"/>
        </w:trPr>
        <w:tc>
          <w:tcPr>
            <w:tcW w:w="1540" w:type="dxa"/>
          </w:tcPr>
          <w:p w:rsidR="00DE4A26" w:rsidRDefault="00DE4A26" w:rsidP="00401826"/>
        </w:tc>
        <w:tc>
          <w:tcPr>
            <w:tcW w:w="2112" w:type="dxa"/>
          </w:tcPr>
          <w:p w:rsidR="00DE4A26" w:rsidRDefault="00DE4A26" w:rsidP="00401826"/>
        </w:tc>
        <w:tc>
          <w:tcPr>
            <w:tcW w:w="2126" w:type="dxa"/>
          </w:tcPr>
          <w:p w:rsidR="00DE4A26" w:rsidRDefault="00DE4A26" w:rsidP="00401826"/>
        </w:tc>
        <w:tc>
          <w:tcPr>
            <w:tcW w:w="1560" w:type="dxa"/>
          </w:tcPr>
          <w:p w:rsidR="00DE4A26" w:rsidRDefault="00DE4A26" w:rsidP="00401826"/>
        </w:tc>
        <w:tc>
          <w:tcPr>
            <w:tcW w:w="1701" w:type="dxa"/>
          </w:tcPr>
          <w:p w:rsidR="00DE4A26" w:rsidRDefault="00DE4A26" w:rsidP="00401826"/>
        </w:tc>
      </w:tr>
      <w:tr w:rsidR="00DE4A26" w:rsidTr="00DE4A26">
        <w:trPr>
          <w:divId w:val="912550651"/>
        </w:trPr>
        <w:tc>
          <w:tcPr>
            <w:tcW w:w="1540" w:type="dxa"/>
          </w:tcPr>
          <w:p w:rsidR="00DE4A26" w:rsidRDefault="00DE4A26" w:rsidP="00401826"/>
        </w:tc>
        <w:tc>
          <w:tcPr>
            <w:tcW w:w="2112" w:type="dxa"/>
          </w:tcPr>
          <w:p w:rsidR="00DE4A26" w:rsidRDefault="00DE4A26" w:rsidP="00401826"/>
        </w:tc>
        <w:tc>
          <w:tcPr>
            <w:tcW w:w="2126" w:type="dxa"/>
          </w:tcPr>
          <w:p w:rsidR="00DE4A26" w:rsidRDefault="00DE4A26" w:rsidP="00401826"/>
        </w:tc>
        <w:tc>
          <w:tcPr>
            <w:tcW w:w="1560" w:type="dxa"/>
          </w:tcPr>
          <w:p w:rsidR="00DE4A26" w:rsidRDefault="00DE4A26" w:rsidP="00401826"/>
        </w:tc>
        <w:tc>
          <w:tcPr>
            <w:tcW w:w="1701" w:type="dxa"/>
          </w:tcPr>
          <w:p w:rsidR="00DE4A26" w:rsidRDefault="00DE4A26" w:rsidP="00401826"/>
        </w:tc>
      </w:tr>
    </w:tbl>
    <w:p w:rsidR="00DE4A26" w:rsidRDefault="00DE4A26" w:rsidP="00401826">
      <w:pPr>
        <w:divId w:val="912550651"/>
      </w:pPr>
    </w:p>
    <w:p w:rsidR="00DE4A26" w:rsidRDefault="00DE4A26" w:rsidP="00401826">
      <w:pPr>
        <w:divId w:val="912550651"/>
      </w:pPr>
    </w:p>
    <w:p w:rsidR="00DE4A26" w:rsidRDefault="00DE4A26" w:rsidP="00401826">
      <w:pPr>
        <w:divId w:val="912550651"/>
      </w:pPr>
    </w:p>
    <w:p w:rsidR="00DE4A26" w:rsidRDefault="00DE4A26" w:rsidP="00401826">
      <w:pPr>
        <w:divId w:val="912550651"/>
      </w:pPr>
    </w:p>
    <w:p w:rsidR="006764B7" w:rsidRDefault="006764B7" w:rsidP="00401826">
      <w:pPr>
        <w:divId w:val="912550651"/>
      </w:pPr>
    </w:p>
    <w:p w:rsidR="00253215" w:rsidRDefault="00253215" w:rsidP="00401826">
      <w:pPr>
        <w:divId w:val="912550651"/>
        <w:sectPr w:rsidR="00253215" w:rsidSect="00FD3B88">
          <w:headerReference w:type="default" r:id="rId14"/>
          <w:footerReference w:type="default" r:id="rId15"/>
          <w:pgSz w:w="11907" w:h="16840" w:code="9"/>
          <w:pgMar w:top="1440" w:right="1440" w:bottom="1440" w:left="1440" w:header="720" w:footer="720" w:gutter="0"/>
          <w:pgNumType w:fmt="lowerRoman" w:start="1"/>
          <w:cols w:space="720"/>
          <w:docGrid w:linePitch="360"/>
        </w:sectPr>
      </w:pPr>
    </w:p>
    <w:p w:rsidR="00C20DC1" w:rsidRDefault="003402D9" w:rsidP="00B16850">
      <w:pPr>
        <w:pStyle w:val="Heading1"/>
        <w:divId w:val="1665861996"/>
      </w:pPr>
      <w:bookmarkStart w:id="68" w:name="_Toc333401470"/>
      <w:bookmarkEnd w:id="0"/>
      <w:r>
        <w:lastRenderedPageBreak/>
        <w:t>Introduction</w:t>
      </w:r>
      <w:bookmarkEnd w:id="68"/>
    </w:p>
    <w:p w:rsidR="003402D9" w:rsidRDefault="003402D9" w:rsidP="003402D9">
      <w:pPr>
        <w:pStyle w:val="Heading2"/>
        <w:divId w:val="1665861996"/>
      </w:pPr>
      <w:bookmarkStart w:id="69" w:name="_Toc333401471"/>
      <w:r>
        <w:t>Purpose</w:t>
      </w:r>
      <w:bookmarkEnd w:id="69"/>
    </w:p>
    <w:p w:rsidR="003402D9" w:rsidRDefault="003402D9" w:rsidP="003402D9">
      <w:pPr>
        <w:pStyle w:val="BodyText"/>
        <w:numPr>
          <w:ilvl w:val="0"/>
          <w:numId w:val="36"/>
        </w:numPr>
        <w:divId w:val="1665861996"/>
      </w:pPr>
      <w:r>
        <w:t>The POS goal is to manage all the transaction</w:t>
      </w:r>
      <w:r w:rsidR="00977581">
        <w:t>s that happen</w:t>
      </w:r>
      <w:r>
        <w:t xml:space="preserve"> in the store.</w:t>
      </w:r>
    </w:p>
    <w:p w:rsidR="003402D9" w:rsidRDefault="003402D9" w:rsidP="003402D9">
      <w:pPr>
        <w:pStyle w:val="BodyText"/>
        <w:numPr>
          <w:ilvl w:val="0"/>
          <w:numId w:val="36"/>
        </w:numPr>
        <w:divId w:val="1665861996"/>
      </w:pPr>
      <w:r>
        <w:t>The POS include global transaction (</w:t>
      </w:r>
      <w:r w:rsidRPr="00D4520D">
        <w:rPr>
          <w:b/>
          <w:bCs/>
        </w:rPr>
        <w:t>TTransaction</w:t>
      </w:r>
      <w:r>
        <w:t xml:space="preserve">) that contains Items. </w:t>
      </w:r>
    </w:p>
    <w:p w:rsidR="003402D9" w:rsidRDefault="00977581" w:rsidP="003402D9">
      <w:pPr>
        <w:pStyle w:val="BodyText"/>
        <w:numPr>
          <w:ilvl w:val="0"/>
          <w:numId w:val="36"/>
        </w:numPr>
        <w:divId w:val="1665861996"/>
      </w:pPr>
      <w:r>
        <w:t>The transaction always exists</w:t>
      </w:r>
      <w:r w:rsidR="003402D9">
        <w:t xml:space="preserve"> in the application and the status/ fields are change</w:t>
      </w:r>
      <w:r>
        <w:t>d</w:t>
      </w:r>
      <w:r w:rsidR="003402D9">
        <w:t xml:space="preserve"> according to the state of the POS.</w:t>
      </w:r>
    </w:p>
    <w:p w:rsidR="003402D9" w:rsidRDefault="003402D9" w:rsidP="003402D9">
      <w:pPr>
        <w:pStyle w:val="BodyText"/>
        <w:numPr>
          <w:ilvl w:val="0"/>
          <w:numId w:val="36"/>
        </w:numPr>
        <w:divId w:val="1665861996"/>
      </w:pPr>
      <w:r>
        <w:t>Every action that happen in the POS call to event in the code that change something in the transaction.</w:t>
      </w:r>
    </w:p>
    <w:p w:rsidR="007E5A8F" w:rsidRDefault="007E5A8F" w:rsidP="003402D9">
      <w:pPr>
        <w:pStyle w:val="BodyText"/>
        <w:numPr>
          <w:ilvl w:val="0"/>
          <w:numId w:val="36"/>
        </w:numPr>
        <w:divId w:val="1665861996"/>
      </w:pPr>
      <w:r>
        <w:t>To be able to work with the POS need to have</w:t>
      </w:r>
    </w:p>
    <w:p w:rsidR="007E5A8F" w:rsidRDefault="007E5A8F" w:rsidP="007E5A8F">
      <w:pPr>
        <w:pStyle w:val="BodyText"/>
        <w:numPr>
          <w:ilvl w:val="1"/>
          <w:numId w:val="36"/>
        </w:numPr>
        <w:divId w:val="1665861996"/>
      </w:pPr>
      <w:r>
        <w:t xml:space="preserve"> Data base that come from the BOS and include all the information about the employee, items, payment, access etc.</w:t>
      </w:r>
    </w:p>
    <w:p w:rsidR="007E5A8F" w:rsidRDefault="007E5A8F" w:rsidP="007E5A8F">
      <w:pPr>
        <w:pStyle w:val="BodyText"/>
        <w:numPr>
          <w:ilvl w:val="1"/>
          <w:numId w:val="36"/>
        </w:numPr>
        <w:divId w:val="1665861996"/>
      </w:pPr>
      <w:r>
        <w:t xml:space="preserve">Registry that includes the entire configuration for the customer: which function the employee sees, what happen in every event, how the receipt will look, the translation to all the system etc. </w:t>
      </w:r>
    </w:p>
    <w:p w:rsidR="007E5A8F" w:rsidRDefault="007E5A8F" w:rsidP="007E5A8F">
      <w:pPr>
        <w:pStyle w:val="Heading2"/>
        <w:divId w:val="1665861996"/>
      </w:pPr>
      <w:bookmarkStart w:id="70" w:name="_Toc333401472"/>
      <w:r>
        <w:t>Functional reference</w:t>
      </w:r>
      <w:bookmarkEnd w:id="70"/>
    </w:p>
    <w:p w:rsidR="007E5A8F" w:rsidRPr="00435000" w:rsidRDefault="007E5A8F" w:rsidP="007E5A8F">
      <w:pPr>
        <w:pStyle w:val="ListParagraph"/>
        <w:numPr>
          <w:ilvl w:val="0"/>
          <w:numId w:val="39"/>
        </w:numPr>
        <w:autoSpaceDE w:val="0"/>
        <w:autoSpaceDN w:val="0"/>
        <w:adjustRightInd w:val="0"/>
        <w:spacing w:before="0" w:after="0"/>
        <w:divId w:val="1665861996"/>
      </w:pPr>
      <w:r w:rsidRPr="00435000">
        <w:t>Items may be sold individually or in combinations</w:t>
      </w:r>
      <w:r w:rsidR="001D074F" w:rsidRPr="00435000">
        <w:t>.</w:t>
      </w:r>
    </w:p>
    <w:p w:rsidR="007E5A8F" w:rsidRPr="00435000" w:rsidRDefault="007E5A8F" w:rsidP="007E5A8F">
      <w:pPr>
        <w:pStyle w:val="ListParagraph"/>
        <w:numPr>
          <w:ilvl w:val="0"/>
          <w:numId w:val="39"/>
        </w:numPr>
        <w:autoSpaceDE w:val="0"/>
        <w:autoSpaceDN w:val="0"/>
        <w:adjustRightInd w:val="0"/>
        <w:spacing w:before="0" w:after="0"/>
        <w:divId w:val="1665861996"/>
        <w:rPr>
          <w:ins w:id="71" w:author="Retalix" w:date="2012-08-16T08:09:00Z"/>
        </w:rPr>
      </w:pPr>
      <w:r w:rsidRPr="00435000">
        <w:t>Multiple payment methods such as, credit cards, coupons</w:t>
      </w:r>
      <w:r w:rsidR="001D074F" w:rsidRPr="00435000">
        <w:t>.</w:t>
      </w:r>
    </w:p>
    <w:p w:rsidR="007E5A8F" w:rsidRPr="00435000" w:rsidRDefault="001D074F" w:rsidP="001D074F">
      <w:pPr>
        <w:pStyle w:val="ListParagraph"/>
        <w:numPr>
          <w:ilvl w:val="0"/>
          <w:numId w:val="39"/>
        </w:numPr>
        <w:autoSpaceDE w:val="0"/>
        <w:autoSpaceDN w:val="0"/>
        <w:adjustRightInd w:val="0"/>
        <w:spacing w:before="0" w:after="0"/>
        <w:divId w:val="1665861996"/>
      </w:pPr>
      <w:r w:rsidRPr="00435000">
        <w:t>F</w:t>
      </w:r>
      <w:r w:rsidR="007E5A8F" w:rsidRPr="00435000">
        <w:t>oreign currency and Euro.</w:t>
      </w:r>
    </w:p>
    <w:p w:rsidR="007E5A8F" w:rsidRPr="00435000" w:rsidRDefault="001D074F" w:rsidP="007E5A8F">
      <w:pPr>
        <w:pStyle w:val="ListParagraph"/>
        <w:numPr>
          <w:ilvl w:val="0"/>
          <w:numId w:val="39"/>
        </w:numPr>
        <w:autoSpaceDE w:val="0"/>
        <w:autoSpaceDN w:val="0"/>
        <w:adjustRightInd w:val="0"/>
        <w:spacing w:before="0" w:after="0"/>
        <w:divId w:val="1665861996"/>
      </w:pPr>
      <w:r w:rsidRPr="00435000">
        <w:t xml:space="preserve">Support different kind of selling: Sale, Refund, OTH (on the house), SignIn, </w:t>
      </w:r>
      <w:r w:rsidR="00050D6A" w:rsidRPr="00435000">
        <w:t>SignOut, OpenBank</w:t>
      </w:r>
      <w:r w:rsidRPr="00435000">
        <w:t>, CloseBank, Void, Waste, Drop etc.</w:t>
      </w:r>
    </w:p>
    <w:p w:rsidR="007E5A8F" w:rsidRPr="00435000" w:rsidRDefault="007E5A8F" w:rsidP="007E5A8F">
      <w:pPr>
        <w:pStyle w:val="ListParagraph"/>
        <w:numPr>
          <w:ilvl w:val="0"/>
          <w:numId w:val="39"/>
        </w:numPr>
        <w:autoSpaceDE w:val="0"/>
        <w:autoSpaceDN w:val="0"/>
        <w:adjustRightInd w:val="0"/>
        <w:spacing w:before="0" w:after="0"/>
        <w:divId w:val="1665861996"/>
      </w:pPr>
      <w:r w:rsidRPr="00435000">
        <w:t>Promotions</w:t>
      </w:r>
      <w:r w:rsidR="001D074F" w:rsidRPr="00435000">
        <w:t>.</w:t>
      </w:r>
    </w:p>
    <w:p w:rsidR="007E5A8F" w:rsidRPr="00435000" w:rsidRDefault="007E5A8F" w:rsidP="001D074F">
      <w:pPr>
        <w:pStyle w:val="ListParagraph"/>
        <w:numPr>
          <w:ilvl w:val="0"/>
          <w:numId w:val="39"/>
        </w:numPr>
        <w:autoSpaceDE w:val="0"/>
        <w:autoSpaceDN w:val="0"/>
        <w:adjustRightInd w:val="0"/>
        <w:spacing w:before="0" w:after="0"/>
        <w:divId w:val="1665861996"/>
      </w:pPr>
      <w:r w:rsidRPr="00435000">
        <w:t>On-line cas</w:t>
      </w:r>
      <w:r w:rsidR="001D074F" w:rsidRPr="00435000">
        <w:t>h</w:t>
      </w:r>
      <w:r w:rsidRPr="00435000">
        <w:t xml:space="preserve"> drawer media control</w:t>
      </w:r>
      <w:r w:rsidR="001D074F" w:rsidRPr="00435000">
        <w:t>.</w:t>
      </w:r>
    </w:p>
    <w:p w:rsidR="001D074F" w:rsidRPr="00435000" w:rsidRDefault="001D074F" w:rsidP="001D074F">
      <w:pPr>
        <w:pStyle w:val="ListParagraph"/>
        <w:numPr>
          <w:ilvl w:val="0"/>
          <w:numId w:val="39"/>
        </w:numPr>
        <w:autoSpaceDE w:val="0"/>
        <w:autoSpaceDN w:val="0"/>
        <w:adjustRightInd w:val="0"/>
        <w:spacing w:before="0" w:after="0"/>
        <w:divId w:val="1665861996"/>
      </w:pPr>
      <w:r w:rsidRPr="00435000">
        <w:t>Connect to devices: Printer, Line display, Scanner, Scale, MSR and Pinpad.</w:t>
      </w:r>
    </w:p>
    <w:p w:rsidR="001D074F" w:rsidRPr="00435000" w:rsidRDefault="001D074F" w:rsidP="001D074F">
      <w:pPr>
        <w:pStyle w:val="ListParagraph"/>
        <w:numPr>
          <w:ilvl w:val="0"/>
          <w:numId w:val="39"/>
        </w:numPr>
        <w:autoSpaceDE w:val="0"/>
        <w:autoSpaceDN w:val="0"/>
        <w:adjustRightInd w:val="0"/>
        <w:spacing w:before="0" w:after="0"/>
        <w:divId w:val="1665861996"/>
      </w:pPr>
      <w:r w:rsidRPr="00435000">
        <w:t>Support Fiscal printer.</w:t>
      </w:r>
    </w:p>
    <w:p w:rsidR="007E5A8F" w:rsidRPr="00435000" w:rsidRDefault="007E5A8F" w:rsidP="007E5A8F">
      <w:pPr>
        <w:pStyle w:val="ListParagraph"/>
        <w:numPr>
          <w:ilvl w:val="0"/>
          <w:numId w:val="39"/>
        </w:numPr>
        <w:autoSpaceDE w:val="0"/>
        <w:autoSpaceDN w:val="0"/>
        <w:adjustRightInd w:val="0"/>
        <w:spacing w:before="0" w:after="0"/>
        <w:divId w:val="1665861996"/>
      </w:pPr>
      <w:r w:rsidRPr="00435000">
        <w:t>Operator control</w:t>
      </w:r>
      <w:r w:rsidR="001D074F" w:rsidRPr="00435000">
        <w:t>.</w:t>
      </w:r>
    </w:p>
    <w:p w:rsidR="007E5A8F" w:rsidRPr="00435000" w:rsidRDefault="007E5A8F" w:rsidP="001D074F">
      <w:pPr>
        <w:pStyle w:val="ListParagraph"/>
        <w:numPr>
          <w:ilvl w:val="0"/>
          <w:numId w:val="39"/>
        </w:numPr>
        <w:autoSpaceDE w:val="0"/>
        <w:autoSpaceDN w:val="0"/>
        <w:adjustRightInd w:val="0"/>
        <w:spacing w:before="0" w:after="0"/>
        <w:divId w:val="1665861996"/>
      </w:pPr>
      <w:r w:rsidRPr="00435000">
        <w:t>Po</w:t>
      </w:r>
      <w:r w:rsidR="001D074F" w:rsidRPr="00435000">
        <w:t>s</w:t>
      </w:r>
      <w:r w:rsidRPr="00435000">
        <w:t xml:space="preserve"> electronic Journal</w:t>
      </w:r>
      <w:r w:rsidR="001D074F" w:rsidRPr="00435000">
        <w:t>.</w:t>
      </w:r>
    </w:p>
    <w:p w:rsidR="007E5A8F" w:rsidRPr="00435000" w:rsidRDefault="007E5A8F" w:rsidP="00BF45D1">
      <w:pPr>
        <w:pStyle w:val="ListParagraph"/>
        <w:numPr>
          <w:ilvl w:val="0"/>
          <w:numId w:val="39"/>
        </w:numPr>
        <w:autoSpaceDE w:val="0"/>
        <w:autoSpaceDN w:val="0"/>
        <w:adjustRightInd w:val="0"/>
        <w:spacing w:before="0" w:after="0"/>
        <w:divId w:val="1665861996"/>
      </w:pPr>
      <w:r w:rsidRPr="00435000">
        <w:t>Suspend and resume transactions</w:t>
      </w:r>
      <w:r w:rsidR="001D074F" w:rsidRPr="00435000">
        <w:t>.</w:t>
      </w:r>
      <w:r w:rsidR="00C16278">
        <w:t xml:space="preserve"> </w:t>
      </w:r>
    </w:p>
    <w:p w:rsidR="007E5A8F" w:rsidRPr="00435000" w:rsidRDefault="007E5A8F" w:rsidP="007E5A8F">
      <w:pPr>
        <w:pStyle w:val="ListParagraph"/>
        <w:numPr>
          <w:ilvl w:val="0"/>
          <w:numId w:val="39"/>
        </w:numPr>
        <w:autoSpaceDE w:val="0"/>
        <w:autoSpaceDN w:val="0"/>
        <w:adjustRightInd w:val="0"/>
        <w:spacing w:before="0" w:after="0"/>
        <w:divId w:val="1665861996"/>
      </w:pPr>
      <w:r w:rsidRPr="00435000">
        <w:t>Simple and efficient use through touch screen interface</w:t>
      </w:r>
      <w:r w:rsidR="001D074F" w:rsidRPr="00435000">
        <w:t>.</w:t>
      </w:r>
    </w:p>
    <w:p w:rsidR="007E5A8F" w:rsidRPr="00435000" w:rsidRDefault="007E5A8F" w:rsidP="007E5A8F">
      <w:pPr>
        <w:pStyle w:val="ListParagraph"/>
        <w:numPr>
          <w:ilvl w:val="0"/>
          <w:numId w:val="39"/>
        </w:numPr>
        <w:autoSpaceDE w:val="0"/>
        <w:autoSpaceDN w:val="0"/>
        <w:adjustRightInd w:val="0"/>
        <w:spacing w:before="0" w:after="0"/>
        <w:divId w:val="1665861996"/>
      </w:pPr>
      <w:r w:rsidRPr="00435000">
        <w:t>Graphic interface</w:t>
      </w:r>
      <w:r w:rsidR="001D074F" w:rsidRPr="00435000">
        <w:t>.</w:t>
      </w:r>
    </w:p>
    <w:p w:rsidR="00784A65" w:rsidRDefault="00784A65" w:rsidP="00784A65">
      <w:pPr>
        <w:pStyle w:val="ListParagraph"/>
        <w:numPr>
          <w:ilvl w:val="0"/>
          <w:numId w:val="39"/>
        </w:numPr>
        <w:autoSpaceDE w:val="0"/>
        <w:autoSpaceDN w:val="0"/>
        <w:adjustRightInd w:val="0"/>
        <w:spacing w:before="0" w:after="0"/>
        <w:divId w:val="1665861996"/>
      </w:pPr>
      <w:r w:rsidRPr="00435000">
        <w:t>Flexible and customizable sale screen</w:t>
      </w:r>
      <w:r>
        <w:t>.</w:t>
      </w:r>
    </w:p>
    <w:p w:rsidR="00784A65" w:rsidRDefault="00784A65" w:rsidP="00784A65">
      <w:pPr>
        <w:pStyle w:val="ListParagraph"/>
        <w:numPr>
          <w:ilvl w:val="0"/>
          <w:numId w:val="39"/>
        </w:numPr>
        <w:autoSpaceDE w:val="0"/>
        <w:autoSpaceDN w:val="0"/>
        <w:adjustRightInd w:val="0"/>
        <w:spacing w:before="0" w:after="0"/>
        <w:divId w:val="1665861996"/>
      </w:pPr>
      <w:r>
        <w:t>Enable to connect to fuel system and add fuel item to the transaction.</w:t>
      </w:r>
    </w:p>
    <w:p w:rsidR="00784A65" w:rsidRDefault="00784A65" w:rsidP="00784A65">
      <w:pPr>
        <w:pStyle w:val="ListParagraph"/>
        <w:numPr>
          <w:ilvl w:val="0"/>
          <w:numId w:val="39"/>
        </w:numPr>
        <w:autoSpaceDE w:val="0"/>
        <w:autoSpaceDN w:val="0"/>
        <w:adjustRightInd w:val="0"/>
        <w:spacing w:before="0" w:after="0"/>
        <w:divId w:val="1665861996"/>
        <w:rPr>
          <w:ins w:id="72" w:author="Retalix" w:date="2012-08-30T11:08:00Z"/>
        </w:rPr>
      </w:pPr>
      <w:r>
        <w:t>Add modifier item that contain ingredients.</w:t>
      </w:r>
    </w:p>
    <w:p w:rsidR="008E1393" w:rsidRDefault="00C7075F">
      <w:pPr>
        <w:pStyle w:val="ListParagraph"/>
        <w:numPr>
          <w:ilvl w:val="0"/>
          <w:numId w:val="39"/>
        </w:numPr>
        <w:autoSpaceDE w:val="0"/>
        <w:autoSpaceDN w:val="0"/>
        <w:adjustRightInd w:val="0"/>
        <w:spacing w:before="0" w:after="0"/>
        <w:divId w:val="1665861996"/>
      </w:pPr>
      <w:ins w:id="73" w:author="Retalix" w:date="2012-08-30T11:08:00Z">
        <w:r>
          <w:t xml:space="preserve">Support multi language. See more in </w:t>
        </w:r>
        <w:r w:rsidR="00FA6273" w:rsidRPr="00FA6273">
          <w:rPr>
            <w:rStyle w:val="Hyperlink"/>
            <w:rFonts w:cs="Verdana"/>
            <w:u w:val="single"/>
            <w:rPrChange w:id="74" w:author="Retalix" w:date="2012-08-30T11:09:00Z">
              <w:rPr/>
            </w:rPrChange>
          </w:rPr>
          <w:t>HOWTO translate.docx</w:t>
        </w:r>
      </w:ins>
    </w:p>
    <w:p w:rsidR="001D074F" w:rsidRDefault="001D074F" w:rsidP="001D074F">
      <w:pPr>
        <w:pStyle w:val="BodyText"/>
        <w:ind w:left="720"/>
        <w:divId w:val="1665861996"/>
      </w:pPr>
    </w:p>
    <w:p w:rsidR="00BF45D1" w:rsidRDefault="00BF45D1" w:rsidP="001D074F">
      <w:pPr>
        <w:pStyle w:val="BodyText"/>
        <w:ind w:left="720"/>
        <w:divId w:val="1665861996"/>
      </w:pPr>
      <w:r w:rsidRPr="00BF45D1">
        <w:rPr>
          <w:highlight w:val="cyan"/>
        </w:rPr>
        <w:t>Add document link to this section.</w:t>
      </w:r>
    </w:p>
    <w:p w:rsidR="00784A65" w:rsidRDefault="00784A65" w:rsidP="00784A65">
      <w:pPr>
        <w:pStyle w:val="Heading2"/>
        <w:divId w:val="1665861996"/>
      </w:pPr>
      <w:bookmarkStart w:id="75" w:name="_Toc333401473"/>
      <w:r>
        <w:lastRenderedPageBreak/>
        <w:t>Main environment</w:t>
      </w:r>
      <w:bookmarkEnd w:id="75"/>
    </w:p>
    <w:p w:rsidR="00784A65" w:rsidRPr="003D6688" w:rsidRDefault="00B4410C" w:rsidP="00784A65">
      <w:pPr>
        <w:pStyle w:val="BodyText"/>
        <w:divId w:val="1665861996"/>
      </w:pPr>
      <w:r>
        <w:rPr>
          <w:noProof/>
        </w:rPr>
        <w:drawing>
          <wp:inline distT="0" distB="0" distL="0" distR="0">
            <wp:extent cx="4780280" cy="3173730"/>
            <wp:effectExtent l="19050" t="0" r="1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4780280" cy="3173730"/>
                    </a:xfrm>
                    <a:prstGeom prst="rect">
                      <a:avLst/>
                    </a:prstGeom>
                    <a:noFill/>
                    <a:ln w="9525">
                      <a:noFill/>
                      <a:miter lim="800000"/>
                      <a:headEnd/>
                      <a:tailEnd/>
                    </a:ln>
                  </pic:spPr>
                </pic:pic>
              </a:graphicData>
            </a:graphic>
          </wp:inline>
        </w:drawing>
      </w:r>
    </w:p>
    <w:p w:rsidR="00784A65" w:rsidRDefault="00784A65" w:rsidP="00784A65">
      <w:pPr>
        <w:pStyle w:val="BodyText"/>
        <w:ind w:left="720"/>
        <w:divId w:val="1665861996"/>
      </w:pPr>
    </w:p>
    <w:p w:rsidR="00784A65" w:rsidRDefault="00784A65" w:rsidP="00784A65">
      <w:pPr>
        <w:pStyle w:val="BodyText"/>
        <w:numPr>
          <w:ilvl w:val="0"/>
          <w:numId w:val="42"/>
        </w:numPr>
        <w:divId w:val="1665861996"/>
      </w:pPr>
      <w:r w:rsidRPr="000220FE">
        <w:rPr>
          <w:b/>
          <w:bCs/>
        </w:rPr>
        <w:t>BackOffice</w:t>
      </w:r>
      <w:r>
        <w:t xml:space="preserve"> (BOS) - </w:t>
      </w:r>
      <w:r w:rsidRPr="000220FE">
        <w:t>central point of the whole system</w:t>
      </w:r>
      <w:r>
        <w:t xml:space="preserve">. </w:t>
      </w:r>
      <w:r w:rsidRPr="000220FE">
        <w:t>All sales</w:t>
      </w:r>
      <w:r>
        <w:t xml:space="preserve"> </w:t>
      </w:r>
      <w:r w:rsidRPr="000220FE">
        <w:t>info</w:t>
      </w:r>
      <w:r>
        <w:t>rmation is maintained on the Pos</w:t>
      </w:r>
      <w:r w:rsidRPr="000220FE">
        <w:t xml:space="preserve"> as 'raw material' until it is</w:t>
      </w:r>
      <w:r>
        <w:t xml:space="preserve"> </w:t>
      </w:r>
      <w:r w:rsidRPr="000220FE">
        <w:t>transferred to the Back Office and is processed there for further</w:t>
      </w:r>
      <w:r>
        <w:t xml:space="preserve"> </w:t>
      </w:r>
      <w:r w:rsidRPr="000220FE">
        <w:t>control and reporting.</w:t>
      </w:r>
    </w:p>
    <w:p w:rsidR="00C146DD" w:rsidRDefault="00F147D2">
      <w:pPr>
        <w:pStyle w:val="BodyText"/>
        <w:ind w:left="360"/>
        <w:divId w:val="1665861996"/>
      </w:pPr>
      <w:r>
        <w:rPr>
          <w:rFonts w:cs="Arial"/>
          <w:bCs/>
          <w:szCs w:val="20"/>
        </w:rPr>
        <w:t xml:space="preserve">  </w:t>
      </w:r>
      <w:r w:rsidR="004B1A5D">
        <w:rPr>
          <w:rFonts w:cs="Arial"/>
          <w:bCs/>
          <w:szCs w:val="20"/>
        </w:rPr>
        <w:tab/>
        <w:t xml:space="preserve">   </w:t>
      </w:r>
      <w:r>
        <w:rPr>
          <w:rFonts w:cs="Arial"/>
          <w:bCs/>
          <w:szCs w:val="20"/>
        </w:rPr>
        <w:t xml:space="preserve">Use </w:t>
      </w:r>
      <w:hyperlink r:id="rId17" w:history="1">
        <w:r>
          <w:rPr>
            <w:rStyle w:val="Hyperlink"/>
            <w:rFonts w:cs="Verdana"/>
            <w:u w:val="single"/>
          </w:rPr>
          <w:t>SP Data Flow.docx</w:t>
        </w:r>
      </w:hyperlink>
      <w:r>
        <w:rPr>
          <w:rFonts w:cs="Arial"/>
          <w:bCs/>
          <w:szCs w:val="20"/>
        </w:rPr>
        <w:t xml:space="preserve"> to learn more about POS and BOS relationships</w:t>
      </w:r>
    </w:p>
    <w:p w:rsidR="0092126E" w:rsidRDefault="00784A65" w:rsidP="00784A65">
      <w:pPr>
        <w:pStyle w:val="BodyText"/>
        <w:numPr>
          <w:ilvl w:val="0"/>
          <w:numId w:val="42"/>
        </w:numPr>
        <w:divId w:val="1665861996"/>
        <w:rPr>
          <w:ins w:id="76" w:author="Retalix" w:date="2012-08-26T07:51:00Z"/>
        </w:rPr>
      </w:pPr>
      <w:r w:rsidRPr="000220FE">
        <w:rPr>
          <w:b/>
          <w:bCs/>
        </w:rPr>
        <w:t>OLA</w:t>
      </w:r>
      <w:r w:rsidRPr="00FD3BB0">
        <w:t xml:space="preserve"> – </w:t>
      </w:r>
      <w:ins w:id="77" w:author="Retalix" w:date="2012-08-26T07:51:00Z">
        <w:r w:rsidR="0092126E">
          <w:t>Online Authorization – Retalix protocol to links.</w:t>
        </w:r>
      </w:ins>
    </w:p>
    <w:p w:rsidR="00000000" w:rsidRDefault="00784A65">
      <w:pPr>
        <w:pStyle w:val="BodyText"/>
        <w:ind w:left="720"/>
        <w:divId w:val="1665861996"/>
        <w:rPr>
          <w:rtl/>
        </w:rPr>
        <w:pPrChange w:id="78" w:author="Retalix" w:date="2012-08-26T07:51:00Z">
          <w:pPr>
            <w:pStyle w:val="BodyText"/>
            <w:numPr>
              <w:numId w:val="42"/>
            </w:numPr>
            <w:tabs>
              <w:tab w:val="num" w:pos="720"/>
            </w:tabs>
            <w:ind w:left="720" w:hanging="360"/>
            <w:divId w:val="1665861996"/>
          </w:pPr>
        </w:pPrChange>
      </w:pPr>
      <w:r w:rsidRPr="00FD3BB0">
        <w:t>Responsibilities:</w:t>
      </w:r>
    </w:p>
    <w:p w:rsidR="00784A65" w:rsidRPr="00FD3BB0" w:rsidRDefault="00784A65" w:rsidP="00784A65">
      <w:pPr>
        <w:pStyle w:val="BodyText"/>
        <w:numPr>
          <w:ilvl w:val="1"/>
          <w:numId w:val="42"/>
        </w:numPr>
        <w:divId w:val="1665861996"/>
        <w:rPr>
          <w:rtl/>
        </w:rPr>
      </w:pPr>
      <w:r w:rsidRPr="00FD3BB0">
        <w:t>Give information about credit cards, other payment facilities and magnetic cards.</w:t>
      </w:r>
    </w:p>
    <w:p w:rsidR="00784A65" w:rsidRDefault="00784A65" w:rsidP="00784A65">
      <w:pPr>
        <w:pStyle w:val="BodyText"/>
        <w:numPr>
          <w:ilvl w:val="1"/>
          <w:numId w:val="42"/>
        </w:numPr>
        <w:divId w:val="1665861996"/>
      </w:pPr>
      <w:r w:rsidRPr="00FD3BB0">
        <w:t>Authorize, Bill, and Report of currency transactions.</w:t>
      </w:r>
    </w:p>
    <w:p w:rsidR="00784A65" w:rsidRDefault="00784A65" w:rsidP="00784A65">
      <w:pPr>
        <w:pStyle w:val="BodyText"/>
        <w:ind w:left="567" w:firstLine="153"/>
        <w:divId w:val="1665861996"/>
      </w:pPr>
      <w:r>
        <w:t xml:space="preserve">Find more detail in: </w:t>
      </w:r>
      <w:r w:rsidR="00FA6273" w:rsidRPr="00FA6273">
        <w:rPr>
          <w:rStyle w:val="Hyperlink"/>
          <w:rFonts w:cs="Verdana"/>
          <w:u w:val="single"/>
          <w:rPrChange w:id="79" w:author="Retalix" w:date="2012-08-26T07:52:00Z">
            <w:rPr/>
          </w:rPrChange>
        </w:rPr>
        <w:t>OLA presentation.ppt</w:t>
      </w:r>
    </w:p>
    <w:p w:rsidR="00784A65" w:rsidRPr="0092126E" w:rsidRDefault="00784A65" w:rsidP="00784A65">
      <w:pPr>
        <w:pStyle w:val="BodyText"/>
        <w:ind w:left="567"/>
        <w:divId w:val="1665861996"/>
        <w:rPr>
          <w:rStyle w:val="Hyperlink"/>
          <w:rFonts w:cs="Verdana"/>
          <w:u w:val="single"/>
          <w:rPrChange w:id="80" w:author="Retalix" w:date="2012-08-26T07:52:00Z">
            <w:rPr/>
          </w:rPrChange>
        </w:rPr>
      </w:pPr>
      <w:r>
        <w:t xml:space="preserve">  </w:t>
      </w:r>
      <w:r w:rsidR="004B1A5D">
        <w:t xml:space="preserve"> </w:t>
      </w:r>
      <w:r>
        <w:t xml:space="preserve">There is simulator of OLA: </w:t>
      </w:r>
      <w:r w:rsidR="004B1A5D">
        <w:t>Simlink</w:t>
      </w:r>
      <w:r>
        <w:t>. For more detail</w:t>
      </w:r>
      <w:r w:rsidR="00AC7BDB">
        <w:t>:</w:t>
      </w:r>
      <w:r w:rsidR="00FA6273" w:rsidRPr="00FA6273">
        <w:rPr>
          <w:rStyle w:val="Hyperlink"/>
          <w:rFonts w:cs="Verdana"/>
          <w:u w:val="single"/>
          <w:rPrChange w:id="81" w:author="Retalix" w:date="2012-08-26T07:52:00Z">
            <w:rPr/>
          </w:rPrChange>
        </w:rPr>
        <w:t xml:space="preserve"> SimLinkSrv Users' Guide.doc</w:t>
      </w:r>
    </w:p>
    <w:p w:rsidR="00784A65" w:rsidRDefault="00784A65" w:rsidP="00784A65">
      <w:pPr>
        <w:pStyle w:val="BodyText"/>
        <w:numPr>
          <w:ilvl w:val="0"/>
          <w:numId w:val="42"/>
        </w:numPr>
        <w:divId w:val="1665861996"/>
      </w:pPr>
      <w:r w:rsidRPr="000220FE">
        <w:rPr>
          <w:b/>
          <w:bCs/>
        </w:rPr>
        <w:t>Fuel</w:t>
      </w:r>
      <w:r>
        <w:t xml:space="preserve"> – Fuel system.</w:t>
      </w:r>
    </w:p>
    <w:p w:rsidR="00784A65" w:rsidRDefault="00784A65" w:rsidP="00784A65">
      <w:pPr>
        <w:pStyle w:val="BodyText"/>
        <w:numPr>
          <w:ilvl w:val="0"/>
          <w:numId w:val="42"/>
        </w:numPr>
        <w:divId w:val="1665861996"/>
      </w:pPr>
      <w:r w:rsidRPr="00D3231C">
        <w:rPr>
          <w:b/>
          <w:bCs/>
        </w:rPr>
        <w:t>Positive database</w:t>
      </w:r>
      <w:r>
        <w:t xml:space="preserve"> – The database of the positive. This database includes all the information about the employee, items, payment, access etc.</w:t>
      </w:r>
    </w:p>
    <w:p w:rsidR="00784A65" w:rsidRDefault="00784A65" w:rsidP="00176AA5">
      <w:pPr>
        <w:pStyle w:val="BodyText"/>
        <w:ind w:left="720"/>
        <w:divId w:val="1665861996"/>
      </w:pPr>
      <w:r>
        <w:t xml:space="preserve">For more detail of the DB: </w:t>
      </w:r>
      <w:ins w:id="82" w:author="Retalix" w:date="2012-08-26T11:52:00Z">
        <w:r w:rsidR="00FA6273" w:rsidRPr="00FA6273">
          <w:rPr>
            <w:rStyle w:val="Hyperlink"/>
            <w:rFonts w:cs="Verdana"/>
            <w:u w:val="single"/>
            <w:rPrChange w:id="83" w:author="Retalix" w:date="2012-08-26T11:53:00Z">
              <w:rPr>
                <w:b/>
                <w:bCs/>
              </w:rPr>
            </w:rPrChange>
          </w:rPr>
          <w:t>StorePoint International DataBase Schemes.pdf</w:t>
        </w:r>
      </w:ins>
      <w:del w:id="84" w:author="Retalix" w:date="2012-08-26T11:52:00Z">
        <w:r w:rsidR="00FA6273" w:rsidRPr="00FA6273">
          <w:rPr>
            <w:b/>
            <w:bCs/>
            <w:highlight w:val="cyan"/>
            <w:rPrChange w:id="85" w:author="Retalix" w:date="2012-08-26T11:52:00Z">
              <w:rPr>
                <w:highlight w:val="cyan"/>
              </w:rPr>
            </w:rPrChange>
          </w:rPr>
          <w:delText>document name</w:delText>
        </w:r>
      </w:del>
    </w:p>
    <w:p w:rsidR="00784A65" w:rsidRPr="00176AA5" w:rsidRDefault="00784A65" w:rsidP="00784A65">
      <w:pPr>
        <w:pStyle w:val="BodyText"/>
        <w:numPr>
          <w:ilvl w:val="0"/>
          <w:numId w:val="42"/>
        </w:numPr>
        <w:divId w:val="1665861996"/>
        <w:rPr>
          <w:ins w:id="86" w:author="Retalix" w:date="2012-08-26T11:56:00Z"/>
          <w:i/>
          <w:iCs/>
          <w:color w:val="A6A6A6" w:themeColor="background1" w:themeShade="A6"/>
          <w:rPrChange w:id="87" w:author="Retalix" w:date="2012-08-26T11:56:00Z">
            <w:rPr>
              <w:ins w:id="88" w:author="Retalix" w:date="2012-08-26T11:56:00Z"/>
              <w:i/>
              <w:iCs/>
              <w:color w:val="808080" w:themeColor="background1" w:themeShade="80"/>
            </w:rPr>
          </w:rPrChange>
        </w:rPr>
      </w:pPr>
      <w:r w:rsidRPr="00D3231C">
        <w:rPr>
          <w:b/>
          <w:bCs/>
        </w:rPr>
        <w:t>Registry</w:t>
      </w:r>
      <w:r>
        <w:t xml:space="preserve"> – The registry of positive </w:t>
      </w:r>
      <w:del w:id="89" w:author="Retalix" w:date="2012-08-26T11:16:00Z">
        <w:r w:rsidDel="00984873">
          <w:delText>enclude</w:delText>
        </w:r>
      </w:del>
      <w:ins w:id="90" w:author="Retalix" w:date="2012-08-26T11:16:00Z">
        <w:r w:rsidR="00984873">
          <w:t>include</w:t>
        </w:r>
      </w:ins>
      <w:r>
        <w:t xml:space="preserve"> all the configuration of the system and found under </w:t>
      </w:r>
      <w:r w:rsidRPr="00D3231C">
        <w:rPr>
          <w:i/>
          <w:iCs/>
          <w:color w:val="808080" w:themeColor="background1" w:themeShade="80"/>
        </w:rPr>
        <w:t>HKEY_LOCAL_MACHINE\SOFTWARE\Positive\POSITIVE32</w:t>
      </w:r>
    </w:p>
    <w:p w:rsidR="00000000" w:rsidRDefault="00176AA5">
      <w:pPr>
        <w:pStyle w:val="BodyText"/>
        <w:ind w:left="720"/>
        <w:divId w:val="1665861996"/>
        <w:rPr>
          <w:rPrChange w:id="91" w:author="Retalix" w:date="2012-08-26T11:56:00Z">
            <w:rPr>
              <w:i/>
              <w:iCs/>
              <w:color w:val="A6A6A6" w:themeColor="background1" w:themeShade="A6"/>
            </w:rPr>
          </w:rPrChange>
        </w:rPr>
        <w:pPrChange w:id="92" w:author="Retalix" w:date="2012-08-26T11:56:00Z">
          <w:pPr>
            <w:pStyle w:val="BodyText"/>
            <w:numPr>
              <w:numId w:val="42"/>
            </w:numPr>
            <w:tabs>
              <w:tab w:val="num" w:pos="720"/>
            </w:tabs>
            <w:ind w:left="720" w:hanging="360"/>
            <w:divId w:val="1665861996"/>
          </w:pPr>
        </w:pPrChange>
      </w:pPr>
      <w:ins w:id="93" w:author="Retalix" w:date="2012-08-26T11:56:00Z">
        <w:r>
          <w:t xml:space="preserve">To have description about each registry key you can use the </w:t>
        </w:r>
        <w:r w:rsidR="00FA6273" w:rsidRPr="00FA6273">
          <w:rPr>
            <w:b/>
            <w:bCs/>
            <w:rPrChange w:id="94" w:author="Retalix" w:date="2012-08-26T11:57:00Z">
              <w:rPr/>
            </w:rPrChange>
          </w:rPr>
          <w:t>SetupBuilder.exe</w:t>
        </w:r>
        <w:r>
          <w:t xml:space="preserve"> application.</w:t>
        </w:r>
      </w:ins>
    </w:p>
    <w:p w:rsidR="00A7550D" w:rsidRDefault="00784A65" w:rsidP="00DF4E2F">
      <w:pPr>
        <w:pStyle w:val="BodyText"/>
        <w:ind w:left="720"/>
        <w:divId w:val="1665861996"/>
      </w:pPr>
      <w:r>
        <w:t xml:space="preserve">For more detail of the registry: </w:t>
      </w:r>
      <w:del w:id="95" w:author="Retalix" w:date="2012-08-26T14:09:00Z">
        <w:r w:rsidR="00FA6273" w:rsidRPr="00FA6273">
          <w:rPr>
            <w:rStyle w:val="Hyperlink"/>
            <w:rFonts w:cs="Verdana"/>
            <w:u w:val="single"/>
            <w:rPrChange w:id="96" w:author="Retalix" w:date="2012-08-29T12:32:00Z">
              <w:rPr>
                <w:highlight w:val="cyan"/>
              </w:rPr>
            </w:rPrChange>
          </w:rPr>
          <w:delText>document name (with Pos32Config</w:delText>
        </w:r>
      </w:del>
      <w:ins w:id="97" w:author="Retalix" w:date="2012-08-29T12:32:00Z">
        <w:r w:rsidR="00FA6273" w:rsidRPr="00FA6273">
          <w:rPr>
            <w:rStyle w:val="Hyperlink"/>
            <w:rFonts w:cs="Verdana"/>
            <w:u w:val="single"/>
            <w:rPrChange w:id="98" w:author="Retalix" w:date="2012-08-29T12:32:00Z">
              <w:rPr/>
            </w:rPrChange>
          </w:rPr>
          <w:t>SetupBuilderGuide.docx</w:t>
        </w:r>
      </w:ins>
      <w:del w:id="99" w:author="Retalix" w:date="2012-08-26T14:09:00Z">
        <w:r w:rsidR="00FA6273" w:rsidRPr="00FA6273">
          <w:rPr>
            <w:rPrChange w:id="100" w:author="Retalix" w:date="2012-08-29T12:32:00Z">
              <w:rPr>
                <w:highlight w:val="cyan"/>
              </w:rPr>
            </w:rPrChange>
          </w:rPr>
          <w:delText>)</w:delText>
        </w:r>
      </w:del>
      <w:r w:rsidR="00FA6273" w:rsidRPr="00FA6273">
        <w:rPr>
          <w:rPrChange w:id="101" w:author="Retalix" w:date="2012-08-29T12:32:00Z">
            <w:rPr>
              <w:highlight w:val="cyan"/>
            </w:rPr>
          </w:rPrChange>
        </w:rPr>
        <w:t>.</w:t>
      </w:r>
    </w:p>
    <w:p w:rsidR="00784A65" w:rsidRPr="00FD3BB0" w:rsidRDefault="00176AA5" w:rsidP="00784A65">
      <w:pPr>
        <w:pStyle w:val="BodyText"/>
        <w:ind w:left="720"/>
        <w:divId w:val="1665861996"/>
        <w:rPr>
          <w:rtl/>
        </w:rPr>
      </w:pPr>
      <w:ins w:id="102" w:author="Retalix" w:date="2012-08-26T11:55:00Z">
        <w:r>
          <w:t xml:space="preserve">You can also edit the most common keys be the </w:t>
        </w:r>
        <w:r w:rsidR="00FA6273" w:rsidRPr="00FA6273">
          <w:rPr>
            <w:b/>
            <w:bCs/>
            <w:rPrChange w:id="103" w:author="Retalix" w:date="2012-08-26T11:57:00Z">
              <w:rPr/>
            </w:rPrChange>
          </w:rPr>
          <w:t>Pos32Config</w:t>
        </w:r>
      </w:ins>
      <w:ins w:id="104" w:author="Retalix" w:date="2012-08-26T11:57:00Z">
        <w:r>
          <w:rPr>
            <w:b/>
            <w:bCs/>
          </w:rPr>
          <w:t>.exe</w:t>
        </w:r>
      </w:ins>
      <w:ins w:id="105" w:author="Retalix" w:date="2012-08-26T11:55:00Z">
        <w:r>
          <w:t xml:space="preserve"> application. See more detail in </w:t>
        </w:r>
        <w:r w:rsidR="00FA6273" w:rsidRPr="00FA6273">
          <w:rPr>
            <w:rStyle w:val="Hyperlink"/>
            <w:rFonts w:cs="Verdana"/>
            <w:u w:val="single"/>
            <w:rPrChange w:id="106" w:author="Retalix" w:date="2012-08-26T11:55:00Z">
              <w:rPr/>
            </w:rPrChange>
          </w:rPr>
          <w:t>Pos32Config.doc</w:t>
        </w:r>
      </w:ins>
    </w:p>
    <w:p w:rsidR="00784A65" w:rsidRDefault="00784A65" w:rsidP="00784A65">
      <w:pPr>
        <w:pStyle w:val="BodyText"/>
        <w:ind w:left="720"/>
        <w:divId w:val="1665861996"/>
      </w:pPr>
    </w:p>
    <w:p w:rsidR="00784A65" w:rsidRDefault="00784A65" w:rsidP="00784A65">
      <w:pPr>
        <w:pStyle w:val="Heading2"/>
        <w:divId w:val="1665861996"/>
      </w:pPr>
      <w:bookmarkStart w:id="107" w:name="_Toc333401474"/>
      <w:r w:rsidRPr="00C62193">
        <w:lastRenderedPageBreak/>
        <w:t>Peripherals</w:t>
      </w:r>
      <w:bookmarkEnd w:id="107"/>
    </w:p>
    <w:p w:rsidR="00784A65" w:rsidRPr="00C62193" w:rsidRDefault="00B4410C" w:rsidP="00784A65">
      <w:pPr>
        <w:pStyle w:val="BodyText"/>
        <w:ind w:firstLine="567"/>
        <w:divId w:val="1665861996"/>
      </w:pPr>
      <w:r>
        <w:rPr>
          <w:noProof/>
        </w:rPr>
        <w:drawing>
          <wp:inline distT="0" distB="0" distL="0" distR="0">
            <wp:extent cx="4316095" cy="3964940"/>
            <wp:effectExtent l="19050" t="0" r="8255"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4316095" cy="3964940"/>
                    </a:xfrm>
                    <a:prstGeom prst="rect">
                      <a:avLst/>
                    </a:prstGeom>
                    <a:noFill/>
                    <a:ln w="9525">
                      <a:noFill/>
                      <a:miter lim="800000"/>
                      <a:headEnd/>
                      <a:tailEnd/>
                    </a:ln>
                  </pic:spPr>
                </pic:pic>
              </a:graphicData>
            </a:graphic>
          </wp:inline>
        </w:drawing>
      </w:r>
    </w:p>
    <w:p w:rsidR="00784A65" w:rsidRDefault="00784A65" w:rsidP="00784A65">
      <w:pPr>
        <w:pStyle w:val="BodyText"/>
        <w:ind w:left="720" w:hanging="578"/>
        <w:divId w:val="1665861996"/>
      </w:pPr>
    </w:p>
    <w:p w:rsidR="007C46AE" w:rsidRDefault="007C46AE" w:rsidP="001D074F">
      <w:pPr>
        <w:pStyle w:val="BodyText"/>
        <w:ind w:left="720"/>
        <w:divId w:val="1665861996"/>
      </w:pPr>
    </w:p>
    <w:p w:rsidR="007C46AE" w:rsidRDefault="007C46AE" w:rsidP="001D074F">
      <w:pPr>
        <w:pStyle w:val="BodyText"/>
        <w:ind w:left="720"/>
        <w:divId w:val="1665861996"/>
      </w:pPr>
    </w:p>
    <w:p w:rsidR="007C46AE" w:rsidRDefault="007C46AE" w:rsidP="001D074F">
      <w:pPr>
        <w:pStyle w:val="BodyText"/>
        <w:ind w:left="720"/>
        <w:divId w:val="1665861996"/>
      </w:pPr>
      <w:r w:rsidRPr="007C46AE">
        <w:rPr>
          <w:highlight w:val="cyan"/>
        </w:rPr>
        <w:t>OPOS and fiscal</w:t>
      </w:r>
    </w:p>
    <w:p w:rsidR="00DF57EB" w:rsidRDefault="00DF57EB" w:rsidP="001D074F">
      <w:pPr>
        <w:pStyle w:val="BodyText"/>
        <w:ind w:left="720"/>
        <w:divId w:val="1665861996"/>
      </w:pPr>
    </w:p>
    <w:p w:rsidR="00DF57EB" w:rsidRDefault="00DF57EB" w:rsidP="00DF57EB">
      <w:pPr>
        <w:pStyle w:val="BodyText"/>
        <w:numPr>
          <w:ilvl w:val="0"/>
          <w:numId w:val="44"/>
        </w:numPr>
        <w:divId w:val="1665861996"/>
      </w:pPr>
      <w:r>
        <w:t xml:space="preserve">OPOS - </w:t>
      </w:r>
      <w:hyperlink r:id="rId19" w:tooltip="Object Linking and Embedding" w:history="1">
        <w:r w:rsidRPr="009C0A3B">
          <w:rPr>
            <w:rStyle w:val="Hyperlink"/>
          </w:rPr>
          <w:t>OLE</w:t>
        </w:r>
      </w:hyperlink>
      <w:r w:rsidRPr="009C0A3B">
        <w:t> </w:t>
      </w:r>
      <w:r>
        <w:t>(</w:t>
      </w:r>
      <w:r w:rsidRPr="00600550">
        <w:t>Object Linking and Embedding</w:t>
      </w:r>
      <w:r>
        <w:t xml:space="preserve">) </w:t>
      </w:r>
      <w:r w:rsidRPr="009C0A3B">
        <w:t>for Retail POS</w:t>
      </w:r>
      <w:r>
        <w:t xml:space="preserve"> - </w:t>
      </w:r>
      <w:r w:rsidRPr="009C0A3B">
        <w:t>provides a consistent interface to </w:t>
      </w:r>
      <w:hyperlink r:id="rId20" w:tooltip="Point of Sale" w:history="1">
        <w:r w:rsidRPr="009C0A3B">
          <w:rPr>
            <w:rStyle w:val="Hyperlink"/>
          </w:rPr>
          <w:t>POS</w:t>
        </w:r>
      </w:hyperlink>
      <w:r w:rsidRPr="009C0A3B">
        <w:t> peripherals for use by application creators.</w:t>
      </w:r>
    </w:p>
    <w:p w:rsidR="00DF57EB" w:rsidRDefault="00DF57EB" w:rsidP="001D074F">
      <w:pPr>
        <w:pStyle w:val="BodyText"/>
        <w:ind w:left="720"/>
        <w:divId w:val="1665861996"/>
      </w:pPr>
    </w:p>
    <w:p w:rsidR="0011396A" w:rsidRDefault="0011396A" w:rsidP="0011396A">
      <w:pPr>
        <w:pStyle w:val="Heading1"/>
        <w:divId w:val="1665861996"/>
      </w:pPr>
      <w:bookmarkStart w:id="108" w:name="_Toc333398349"/>
      <w:bookmarkStart w:id="109" w:name="_Toc333401178"/>
      <w:bookmarkStart w:id="110" w:name="_Toc333401475"/>
      <w:bookmarkStart w:id="111" w:name="_Toc333398350"/>
      <w:bookmarkStart w:id="112" w:name="_Toc333401179"/>
      <w:bookmarkStart w:id="113" w:name="_Toc333401476"/>
      <w:bookmarkStart w:id="114" w:name="_Toc332821296"/>
      <w:bookmarkStart w:id="115" w:name="_Toc333401477"/>
      <w:bookmarkEnd w:id="108"/>
      <w:bookmarkEnd w:id="109"/>
      <w:bookmarkEnd w:id="110"/>
      <w:bookmarkEnd w:id="111"/>
      <w:bookmarkEnd w:id="112"/>
      <w:bookmarkEnd w:id="113"/>
      <w:r>
        <w:lastRenderedPageBreak/>
        <w:t>POS Architectural Overview</w:t>
      </w:r>
      <w:bookmarkEnd w:id="114"/>
      <w:bookmarkEnd w:id="115"/>
    </w:p>
    <w:p w:rsidR="003402D9" w:rsidRDefault="003402D9" w:rsidP="003402D9">
      <w:pPr>
        <w:pStyle w:val="Heading2"/>
        <w:divId w:val="1665861996"/>
        <w:rPr>
          <w:ins w:id="116" w:author="Retalix" w:date="2012-08-27T06:02:00Z"/>
        </w:rPr>
      </w:pPr>
      <w:bookmarkStart w:id="117" w:name="_Toc333401478"/>
      <w:r>
        <w:t>Component view</w:t>
      </w:r>
      <w:bookmarkEnd w:id="117"/>
    </w:p>
    <w:p w:rsidR="00000000" w:rsidRDefault="00DA6272">
      <w:pPr>
        <w:pStyle w:val="BodyText"/>
        <w:divId w:val="1665861996"/>
        <w:pPrChange w:id="118" w:author="Retalix" w:date="2012-08-27T06:02:00Z">
          <w:pPr>
            <w:pStyle w:val="Heading2"/>
            <w:divId w:val="1665861996"/>
          </w:pPr>
        </w:pPrChange>
      </w:pPr>
      <w:ins w:id="119" w:author="Retalix" w:date="2012-09-09T08:48:00Z">
        <w:r>
          <w:rPr>
            <w:noProof/>
          </w:rPr>
          <w:drawing>
            <wp:inline distT="0" distB="0" distL="0" distR="0">
              <wp:extent cx="5645785" cy="4763135"/>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645785" cy="4763135"/>
                      </a:xfrm>
                      <a:prstGeom prst="rect">
                        <a:avLst/>
                      </a:prstGeom>
                      <a:noFill/>
                      <a:ln w="9525">
                        <a:noFill/>
                        <a:miter lim="800000"/>
                        <a:headEnd/>
                        <a:tailEnd/>
                      </a:ln>
                    </pic:spPr>
                  </pic:pic>
                </a:graphicData>
              </a:graphic>
            </wp:inline>
          </w:drawing>
        </w:r>
      </w:ins>
    </w:p>
    <w:p w:rsidR="00DA428F" w:rsidRDefault="00DA428F" w:rsidP="00DA428F">
      <w:pPr>
        <w:pStyle w:val="BodyText"/>
        <w:divId w:val="1665861996"/>
      </w:pPr>
    </w:p>
    <w:p w:rsidR="008E1393" w:rsidRDefault="00C7075F">
      <w:pPr>
        <w:pStyle w:val="BodyText"/>
        <w:divId w:val="1665861996"/>
      </w:pPr>
      <w:ins w:id="120" w:author="Retalix" w:date="2012-08-30T11:06:00Z">
        <w:r>
          <w:rPr>
            <w:noProof/>
          </w:rPr>
          <w:t xml:space="preserve">To know how to connect to the components </w:t>
        </w:r>
      </w:ins>
      <w:del w:id="121" w:author="Retalix" w:date="2012-08-27T06:29:00Z">
        <w:r w:rsidR="00DA6272">
          <w:rPr>
            <w:noProof/>
          </w:rPr>
          <w:drawing>
            <wp:inline distT="0" distB="0" distL="0" distR="0">
              <wp:extent cx="5486400" cy="4697095"/>
              <wp:effectExtent l="19050" t="0" r="0" b="0"/>
              <wp:docPr id="56"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252520" cy="7920880"/>
                        <a:chOff x="0" y="-459432"/>
                        <a:chExt cx="9252520" cy="7920880"/>
                      </a:xfrm>
                    </a:grpSpPr>
                    <a:graphicFrame>
                      <a:nvGraphicFramePr>
                        <a:cNvPr id="2" name="Diagram 1"/>
                        <a:cNvGraphicFramePr/>
                      </a:nvGraphicFramePr>
                      <a:graphic>
                        <a:graphicData uri="http://schemas.openxmlformats.org/drawingml/2006/diagram">
                          <dgm:relIds xmlns:dgm="http://schemas.openxmlformats.org/drawingml/2006/diagram" xmlns:r="http://schemas.openxmlformats.org/officeDocument/2006/relationships" r:dm="rId22" r:lo="rId23" r:qs="rId24" r:cs="rId25"/>
                        </a:graphicData>
                      </a:graphic>
                      <a:xfrm>
                        <a:off x="0" y="-459432"/>
                        <a:ext cx="7812360" cy="7920880"/>
                      </a:xfrm>
                    </a:graphicFrame>
                    <a:grpSp>
                      <a:nvGrpSpPr>
                        <a:cNvPr id="7" name="Group 6"/>
                        <a:cNvGrpSpPr/>
                      </a:nvGrpSpPr>
                      <a:grpSpPr>
                        <a:xfrm>
                          <a:off x="8160941" y="1772816"/>
                          <a:ext cx="875555" cy="875555"/>
                          <a:chOff x="5645315" y="2175101"/>
                          <a:chExt cx="875555" cy="875555"/>
                        </a:xfrm>
                      </a:grpSpPr>
                      <a:sp>
                        <a:nvSpPr>
                          <a:cNvPr id="8" name="Oval 7"/>
                          <a:cNvSpPr/>
                        </a:nvSpPr>
                        <a:spPr>
                          <a:xfrm>
                            <a:off x="5645315" y="2175101"/>
                            <a:ext cx="875555" cy="875555"/>
                          </a:xfrm>
                          <a:prstGeom prst="ellipse">
                            <a:avLst/>
                          </a:prstGeom>
                        </a:spPr>
                        <a:style>
                          <a:lnRef idx="2">
                            <a:schemeClr val="accent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a:style>
                      </a:sp>
                      <a:sp>
                        <a:nvSpPr>
                          <a:cNvPr id="9" name="Oval 4"/>
                          <a:cNvSpPr/>
                        </a:nvSpPr>
                        <a:spPr>
                          <a:xfrm>
                            <a:off x="5773537" y="2303323"/>
                            <a:ext cx="619111" cy="619111"/>
                          </a:xfrm>
                          <a:prstGeom prst="rect">
                            <a:avLst/>
                          </a:prstGeom>
                        </a:spPr>
                        <a:txSp>
                          <a:txBody>
                            <a:bodyPr spcFirstLastPara="0" vert="horz" wrap="square" lIns="11430" tIns="11430" rIns="11430" bIns="11430" numCol="1" spcCol="1270" anchor="ctr" anchorCtr="0">
                              <a:noAutofit/>
                            </a:bodyPr>
                            <a:lstStyle>
                              <a:defPPr>
                                <a:defRPr lang="he-IL"/>
                              </a:defPPr>
                              <a:lvl1pPr marL="0" algn="r" defTabSz="914400" rtl="1" eaLnBrk="1" latinLnBrk="0" hangingPunct="1">
                                <a:defRPr sz="1800" kern="1200">
                                  <a:solidFill>
                                    <a:schemeClr val="dk1">
                                      <a:hueOff val="0"/>
                                      <a:satOff val="0"/>
                                      <a:lumOff val="0"/>
                                      <a:alphaOff val="0"/>
                                    </a:schemeClr>
                                  </a:solidFill>
                                  <a:latin typeface="+mn-lt"/>
                                  <a:ea typeface="+mn-ea"/>
                                  <a:cs typeface="+mn-cs"/>
                                </a:defRPr>
                              </a:lvl1pPr>
                              <a:lvl2pPr marL="457200" algn="r" defTabSz="914400" rtl="1" eaLnBrk="1" latinLnBrk="0" hangingPunct="1">
                                <a:defRPr sz="1800" kern="1200">
                                  <a:solidFill>
                                    <a:schemeClr val="dk1">
                                      <a:hueOff val="0"/>
                                      <a:satOff val="0"/>
                                      <a:lumOff val="0"/>
                                      <a:alphaOff val="0"/>
                                    </a:schemeClr>
                                  </a:solidFill>
                                  <a:latin typeface="+mn-lt"/>
                                  <a:ea typeface="+mn-ea"/>
                                  <a:cs typeface="+mn-cs"/>
                                </a:defRPr>
                              </a:lvl2pPr>
                              <a:lvl3pPr marL="914400" algn="r" defTabSz="914400" rtl="1" eaLnBrk="1" latinLnBrk="0" hangingPunct="1">
                                <a:defRPr sz="1800" kern="1200">
                                  <a:solidFill>
                                    <a:schemeClr val="dk1">
                                      <a:hueOff val="0"/>
                                      <a:satOff val="0"/>
                                      <a:lumOff val="0"/>
                                      <a:alphaOff val="0"/>
                                    </a:schemeClr>
                                  </a:solidFill>
                                  <a:latin typeface="+mn-lt"/>
                                  <a:ea typeface="+mn-ea"/>
                                  <a:cs typeface="+mn-cs"/>
                                </a:defRPr>
                              </a:lvl3pPr>
                              <a:lvl4pPr marL="1371600" algn="r" defTabSz="914400" rtl="1" eaLnBrk="1" latinLnBrk="0" hangingPunct="1">
                                <a:defRPr sz="1800" kern="1200">
                                  <a:solidFill>
                                    <a:schemeClr val="dk1">
                                      <a:hueOff val="0"/>
                                      <a:satOff val="0"/>
                                      <a:lumOff val="0"/>
                                      <a:alphaOff val="0"/>
                                    </a:schemeClr>
                                  </a:solidFill>
                                  <a:latin typeface="+mn-lt"/>
                                  <a:ea typeface="+mn-ea"/>
                                  <a:cs typeface="+mn-cs"/>
                                </a:defRPr>
                              </a:lvl4pPr>
                              <a:lvl5pPr marL="1828800" algn="r" defTabSz="914400" rtl="1" eaLnBrk="1" latinLnBrk="0" hangingPunct="1">
                                <a:defRPr sz="1800" kern="1200">
                                  <a:solidFill>
                                    <a:schemeClr val="dk1">
                                      <a:hueOff val="0"/>
                                      <a:satOff val="0"/>
                                      <a:lumOff val="0"/>
                                      <a:alphaOff val="0"/>
                                    </a:schemeClr>
                                  </a:solidFill>
                                  <a:latin typeface="+mn-lt"/>
                                  <a:ea typeface="+mn-ea"/>
                                  <a:cs typeface="+mn-cs"/>
                                </a:defRPr>
                              </a:lvl5pPr>
                              <a:lvl6pPr marL="2286000" algn="r" defTabSz="914400" rtl="1" eaLnBrk="1" latinLnBrk="0" hangingPunct="1">
                                <a:defRPr sz="1800" kern="1200">
                                  <a:solidFill>
                                    <a:schemeClr val="dk1">
                                      <a:hueOff val="0"/>
                                      <a:satOff val="0"/>
                                      <a:lumOff val="0"/>
                                      <a:alphaOff val="0"/>
                                    </a:schemeClr>
                                  </a:solidFill>
                                  <a:latin typeface="+mn-lt"/>
                                  <a:ea typeface="+mn-ea"/>
                                  <a:cs typeface="+mn-cs"/>
                                </a:defRPr>
                              </a:lvl6pPr>
                              <a:lvl7pPr marL="2743200" algn="r" defTabSz="914400" rtl="1" eaLnBrk="1" latinLnBrk="0" hangingPunct="1">
                                <a:defRPr sz="1800" kern="1200">
                                  <a:solidFill>
                                    <a:schemeClr val="dk1">
                                      <a:hueOff val="0"/>
                                      <a:satOff val="0"/>
                                      <a:lumOff val="0"/>
                                      <a:alphaOff val="0"/>
                                    </a:schemeClr>
                                  </a:solidFill>
                                  <a:latin typeface="+mn-lt"/>
                                  <a:ea typeface="+mn-ea"/>
                                  <a:cs typeface="+mn-cs"/>
                                </a:defRPr>
                              </a:lvl7pPr>
                              <a:lvl8pPr marL="3200400" algn="r" defTabSz="914400" rtl="1" eaLnBrk="1" latinLnBrk="0" hangingPunct="1">
                                <a:defRPr sz="1800" kern="1200">
                                  <a:solidFill>
                                    <a:schemeClr val="dk1">
                                      <a:hueOff val="0"/>
                                      <a:satOff val="0"/>
                                      <a:lumOff val="0"/>
                                      <a:alphaOff val="0"/>
                                    </a:schemeClr>
                                  </a:solidFill>
                                  <a:latin typeface="+mn-lt"/>
                                  <a:ea typeface="+mn-ea"/>
                                  <a:cs typeface="+mn-cs"/>
                                </a:defRPr>
                              </a:lvl8pPr>
                              <a:lvl9pPr marL="3657600" algn="r" defTabSz="914400" rtl="1" eaLnBrk="1" latinLnBrk="0" hangingPunct="1">
                                <a:defRPr sz="1800" kern="1200">
                                  <a:solidFill>
                                    <a:schemeClr val="dk1">
                                      <a:hueOff val="0"/>
                                      <a:satOff val="0"/>
                                      <a:lumOff val="0"/>
                                      <a:alphaOff val="0"/>
                                    </a:schemeClr>
                                  </a:solidFill>
                                  <a:latin typeface="+mn-lt"/>
                                  <a:ea typeface="+mn-ea"/>
                                  <a:cs typeface="+mn-cs"/>
                                </a:defRPr>
                              </a:lvl9pPr>
                            </a:lstStyle>
                            <a:p>
                              <a:pPr lvl="0" algn="ctr" defTabSz="400050" rtl="1">
                                <a:lnSpc>
                                  <a:spcPct val="90000"/>
                                </a:lnSpc>
                                <a:spcBef>
                                  <a:spcPct val="0"/>
                                </a:spcBef>
                                <a:spcAft>
                                  <a:spcPct val="35000"/>
                                </a:spcAft>
                              </a:pPr>
                              <a:r>
                                <a:rPr lang="en-US" sz="1200" kern="1200" dirty="0" smtClean="0"/>
                                <a:t>OPOS</a:t>
                              </a:r>
                              <a:endParaRPr lang="he-IL" sz="1200" kern="1200" dirty="0"/>
                            </a:p>
                          </a:txBody>
                          <a:useSpRect/>
                        </a:txSp>
                        <a:style>
                          <a:lnRef idx="0">
                            <a:scrgbClr r="0" g="0" b="0"/>
                          </a:lnRef>
                          <a:fillRef idx="0">
                            <a:scrgbClr r="0" g="0" b="0"/>
                          </a:fillRef>
                          <a:effectRef idx="0">
                            <a:scrgbClr r="0" g="0" b="0"/>
                          </a:effectRef>
                          <a:fontRef idx="minor">
                            <a:schemeClr val="dk1">
                              <a:hueOff val="0"/>
                              <a:satOff val="0"/>
                              <a:lumOff val="0"/>
                              <a:alphaOff val="0"/>
                            </a:schemeClr>
                          </a:fontRef>
                        </a:style>
                      </a:sp>
                    </a:grpSp>
                    <a:grpSp>
                      <a:nvGrpSpPr>
                        <a:cNvPr id="10" name="Group 9"/>
                        <a:cNvGrpSpPr/>
                      </a:nvGrpSpPr>
                      <a:grpSpPr>
                        <a:xfrm rot="1279448">
                          <a:off x="7655165" y="1985288"/>
                          <a:ext cx="453487" cy="408928"/>
                          <a:chOff x="4487630" y="2799576"/>
                          <a:chExt cx="852100" cy="595377"/>
                        </a:xfrm>
                      </a:grpSpPr>
                      <a:sp>
                        <a:nvSpPr>
                          <a:cNvPr id="11" name="Right Arrow 10"/>
                          <a:cNvSpPr/>
                        </a:nvSpPr>
                        <a:spPr>
                          <a:xfrm rot="20250000">
                            <a:off x="4487630" y="2799576"/>
                            <a:ext cx="852100" cy="595377"/>
                          </a:xfrm>
                          <a:prstGeom prst="rightArrow">
                            <a:avLst>
                              <a:gd name="adj1" fmla="val 60000"/>
                              <a:gd name="adj2" fmla="val 50000"/>
                            </a:avLst>
                          </a:prstGeom>
                        </a:spPr>
                        <a:style>
                          <a:lnRef idx="0">
                            <a:schemeClr val="accent1">
                              <a:tint val="60000"/>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a:style>
                      </a:sp>
                      <a:sp>
                        <a:nvSpPr>
                          <a:cNvPr id="12" name="Right Arrow 4"/>
                          <a:cNvSpPr/>
                        </a:nvSpPr>
                        <a:spPr>
                          <a:xfrm rot="20250000">
                            <a:off x="4494428" y="2952827"/>
                            <a:ext cx="673487" cy="357227"/>
                          </a:xfrm>
                          <a:prstGeom prst="rect">
                            <a:avLst/>
                          </a:prstGeom>
                        </a:spPr>
                        <a:txSp>
                          <a:txBody>
                            <a:bodyPr spcFirstLastPara="0" vert="horz" wrap="square" lIns="0" tIns="0" rIns="0" bIns="0" numCol="1" spcCol="1270" anchor="ctr" anchorCtr="0">
                              <a:noAutofit/>
                            </a:bodyPr>
                            <a:lstStyle>
                              <a:defPPr>
                                <a:defRPr lang="he-IL"/>
                              </a:defPPr>
                              <a:lvl1pPr marL="0" algn="r" defTabSz="914400" rtl="1" eaLnBrk="1" latinLnBrk="0" hangingPunct="1">
                                <a:defRPr sz="1800" kern="1200">
                                  <a:solidFill>
                                    <a:schemeClr val="dk1">
                                      <a:hueOff val="0"/>
                                      <a:satOff val="0"/>
                                      <a:lumOff val="0"/>
                                      <a:alphaOff val="0"/>
                                    </a:schemeClr>
                                  </a:solidFill>
                                  <a:latin typeface="+mn-lt"/>
                                  <a:ea typeface="+mn-ea"/>
                                  <a:cs typeface="+mn-cs"/>
                                </a:defRPr>
                              </a:lvl1pPr>
                              <a:lvl2pPr marL="457200" algn="r" defTabSz="914400" rtl="1" eaLnBrk="1" latinLnBrk="0" hangingPunct="1">
                                <a:defRPr sz="1800" kern="1200">
                                  <a:solidFill>
                                    <a:schemeClr val="dk1">
                                      <a:hueOff val="0"/>
                                      <a:satOff val="0"/>
                                      <a:lumOff val="0"/>
                                      <a:alphaOff val="0"/>
                                    </a:schemeClr>
                                  </a:solidFill>
                                  <a:latin typeface="+mn-lt"/>
                                  <a:ea typeface="+mn-ea"/>
                                  <a:cs typeface="+mn-cs"/>
                                </a:defRPr>
                              </a:lvl2pPr>
                              <a:lvl3pPr marL="914400" algn="r" defTabSz="914400" rtl="1" eaLnBrk="1" latinLnBrk="0" hangingPunct="1">
                                <a:defRPr sz="1800" kern="1200">
                                  <a:solidFill>
                                    <a:schemeClr val="dk1">
                                      <a:hueOff val="0"/>
                                      <a:satOff val="0"/>
                                      <a:lumOff val="0"/>
                                      <a:alphaOff val="0"/>
                                    </a:schemeClr>
                                  </a:solidFill>
                                  <a:latin typeface="+mn-lt"/>
                                  <a:ea typeface="+mn-ea"/>
                                  <a:cs typeface="+mn-cs"/>
                                </a:defRPr>
                              </a:lvl3pPr>
                              <a:lvl4pPr marL="1371600" algn="r" defTabSz="914400" rtl="1" eaLnBrk="1" latinLnBrk="0" hangingPunct="1">
                                <a:defRPr sz="1800" kern="1200">
                                  <a:solidFill>
                                    <a:schemeClr val="dk1">
                                      <a:hueOff val="0"/>
                                      <a:satOff val="0"/>
                                      <a:lumOff val="0"/>
                                      <a:alphaOff val="0"/>
                                    </a:schemeClr>
                                  </a:solidFill>
                                  <a:latin typeface="+mn-lt"/>
                                  <a:ea typeface="+mn-ea"/>
                                  <a:cs typeface="+mn-cs"/>
                                </a:defRPr>
                              </a:lvl4pPr>
                              <a:lvl5pPr marL="1828800" algn="r" defTabSz="914400" rtl="1" eaLnBrk="1" latinLnBrk="0" hangingPunct="1">
                                <a:defRPr sz="1800" kern="1200">
                                  <a:solidFill>
                                    <a:schemeClr val="dk1">
                                      <a:hueOff val="0"/>
                                      <a:satOff val="0"/>
                                      <a:lumOff val="0"/>
                                      <a:alphaOff val="0"/>
                                    </a:schemeClr>
                                  </a:solidFill>
                                  <a:latin typeface="+mn-lt"/>
                                  <a:ea typeface="+mn-ea"/>
                                  <a:cs typeface="+mn-cs"/>
                                </a:defRPr>
                              </a:lvl5pPr>
                              <a:lvl6pPr marL="2286000" algn="r" defTabSz="914400" rtl="1" eaLnBrk="1" latinLnBrk="0" hangingPunct="1">
                                <a:defRPr sz="1800" kern="1200">
                                  <a:solidFill>
                                    <a:schemeClr val="dk1">
                                      <a:hueOff val="0"/>
                                      <a:satOff val="0"/>
                                      <a:lumOff val="0"/>
                                      <a:alphaOff val="0"/>
                                    </a:schemeClr>
                                  </a:solidFill>
                                  <a:latin typeface="+mn-lt"/>
                                  <a:ea typeface="+mn-ea"/>
                                  <a:cs typeface="+mn-cs"/>
                                </a:defRPr>
                              </a:lvl6pPr>
                              <a:lvl7pPr marL="2743200" algn="r" defTabSz="914400" rtl="1" eaLnBrk="1" latinLnBrk="0" hangingPunct="1">
                                <a:defRPr sz="1800" kern="1200">
                                  <a:solidFill>
                                    <a:schemeClr val="dk1">
                                      <a:hueOff val="0"/>
                                      <a:satOff val="0"/>
                                      <a:lumOff val="0"/>
                                      <a:alphaOff val="0"/>
                                    </a:schemeClr>
                                  </a:solidFill>
                                  <a:latin typeface="+mn-lt"/>
                                  <a:ea typeface="+mn-ea"/>
                                  <a:cs typeface="+mn-cs"/>
                                </a:defRPr>
                              </a:lvl7pPr>
                              <a:lvl8pPr marL="3200400" algn="r" defTabSz="914400" rtl="1" eaLnBrk="1" latinLnBrk="0" hangingPunct="1">
                                <a:defRPr sz="1800" kern="1200">
                                  <a:solidFill>
                                    <a:schemeClr val="dk1">
                                      <a:hueOff val="0"/>
                                      <a:satOff val="0"/>
                                      <a:lumOff val="0"/>
                                      <a:alphaOff val="0"/>
                                    </a:schemeClr>
                                  </a:solidFill>
                                  <a:latin typeface="+mn-lt"/>
                                  <a:ea typeface="+mn-ea"/>
                                  <a:cs typeface="+mn-cs"/>
                                </a:defRPr>
                              </a:lvl8pPr>
                              <a:lvl9pPr marL="3657600" algn="r" defTabSz="914400" rtl="1" eaLnBrk="1" latinLnBrk="0" hangingPunct="1">
                                <a:defRPr sz="1800" kern="1200">
                                  <a:solidFill>
                                    <a:schemeClr val="dk1">
                                      <a:hueOff val="0"/>
                                      <a:satOff val="0"/>
                                      <a:lumOff val="0"/>
                                      <a:alphaOff val="0"/>
                                    </a:schemeClr>
                                  </a:solidFill>
                                  <a:latin typeface="+mn-lt"/>
                                  <a:ea typeface="+mn-ea"/>
                                  <a:cs typeface="+mn-cs"/>
                                </a:defRPr>
                              </a:lvl9pPr>
                            </a:lstStyle>
                            <a:p>
                              <a:pPr lvl="0" algn="ctr" defTabSz="800100" rtl="1">
                                <a:lnSpc>
                                  <a:spcPct val="90000"/>
                                </a:lnSpc>
                                <a:spcBef>
                                  <a:spcPct val="0"/>
                                </a:spcBef>
                                <a:spcAft>
                                  <a:spcPct val="35000"/>
                                </a:spcAft>
                              </a:pPr>
                              <a:endParaRPr lang="he-IL" sz="1800" kern="1200"/>
                            </a:p>
                          </a:txBody>
                          <a:useSpRect/>
                        </a:txSp>
                        <a:style>
                          <a:lnRef idx="0">
                            <a:scrgbClr r="0" g="0" b="0"/>
                          </a:lnRef>
                          <a:fillRef idx="0">
                            <a:scrgbClr r="0" g="0" b="0"/>
                          </a:fillRef>
                          <a:effectRef idx="0">
                            <a:scrgbClr r="0" g="0" b="0"/>
                          </a:effectRef>
                          <a:fontRef idx="minor">
                            <a:schemeClr val="dk1">
                              <a:hueOff val="0"/>
                              <a:satOff val="0"/>
                              <a:lumOff val="0"/>
                              <a:alphaOff val="0"/>
                            </a:schemeClr>
                          </a:fontRef>
                        </a:style>
                      </a:sp>
                    </a:grpSp>
                    <a:grpSp>
                      <a:nvGrpSpPr>
                        <a:cNvPr id="15" name="Group 14"/>
                        <a:cNvGrpSpPr/>
                      </a:nvGrpSpPr>
                      <a:grpSpPr>
                        <a:xfrm>
                          <a:off x="8388424" y="3212976"/>
                          <a:ext cx="864096" cy="576064"/>
                          <a:chOff x="8100392" y="3429000"/>
                          <a:chExt cx="864096" cy="576064"/>
                        </a:xfrm>
                      </a:grpSpPr>
                      <a:sp>
                        <a:nvSpPr>
                          <a:cNvPr id="13" name="Flowchart: Magnetic Disk 12"/>
                          <a:cNvSpPr/>
                        </a:nvSpPr>
                        <a:spPr>
                          <a:xfrm>
                            <a:off x="8172400" y="3429000"/>
                            <a:ext cx="792088" cy="576064"/>
                          </a:xfrm>
                          <a:prstGeom prst="flowChartMagneticDisk">
                            <a:avLst/>
                          </a:prstGeom>
                          <a:solidFill>
                            <a:schemeClr val="bg1"/>
                          </a:solidFill>
                          <a:ln>
                            <a:solidFill>
                              <a:schemeClr val="accent1"/>
                            </a:solidFill>
                          </a:ln>
                        </a:spPr>
                        <a:txSp>
                          <a:txBody>
                            <a:bodyPr rtlCol="1" anchor="ctr"/>
                            <a:lstStyle>
                              <a:defPPr>
                                <a:defRPr lang="he-IL"/>
                              </a:defPPr>
                              <a:lvl1pPr marL="0" algn="r" defTabSz="914400" rtl="1" eaLnBrk="1" latinLnBrk="0" hangingPunct="1">
                                <a:defRPr sz="1800" kern="1200">
                                  <a:solidFill>
                                    <a:schemeClr val="lt1"/>
                                  </a:solidFill>
                                  <a:latin typeface="+mn-lt"/>
                                  <a:ea typeface="+mn-ea"/>
                                  <a:cs typeface="+mn-cs"/>
                                </a:defRPr>
                              </a:lvl1pPr>
                              <a:lvl2pPr marL="457200" algn="r" defTabSz="914400" rtl="1" eaLnBrk="1" latinLnBrk="0" hangingPunct="1">
                                <a:defRPr sz="1800" kern="1200">
                                  <a:solidFill>
                                    <a:schemeClr val="lt1"/>
                                  </a:solidFill>
                                  <a:latin typeface="+mn-lt"/>
                                  <a:ea typeface="+mn-ea"/>
                                  <a:cs typeface="+mn-cs"/>
                                </a:defRPr>
                              </a:lvl2pPr>
                              <a:lvl3pPr marL="914400" algn="r" defTabSz="914400" rtl="1" eaLnBrk="1" latinLnBrk="0" hangingPunct="1">
                                <a:defRPr sz="1800" kern="1200">
                                  <a:solidFill>
                                    <a:schemeClr val="lt1"/>
                                  </a:solidFill>
                                  <a:latin typeface="+mn-lt"/>
                                  <a:ea typeface="+mn-ea"/>
                                  <a:cs typeface="+mn-cs"/>
                                </a:defRPr>
                              </a:lvl3pPr>
                              <a:lvl4pPr marL="1371600" algn="r" defTabSz="914400" rtl="1" eaLnBrk="1" latinLnBrk="0" hangingPunct="1">
                                <a:defRPr sz="1800" kern="1200">
                                  <a:solidFill>
                                    <a:schemeClr val="lt1"/>
                                  </a:solidFill>
                                  <a:latin typeface="+mn-lt"/>
                                  <a:ea typeface="+mn-ea"/>
                                  <a:cs typeface="+mn-cs"/>
                                </a:defRPr>
                              </a:lvl4pPr>
                              <a:lvl5pPr marL="1828800" algn="r" defTabSz="914400" rtl="1" eaLnBrk="1" latinLnBrk="0" hangingPunct="1">
                                <a:defRPr sz="1800" kern="1200">
                                  <a:solidFill>
                                    <a:schemeClr val="lt1"/>
                                  </a:solidFill>
                                  <a:latin typeface="+mn-lt"/>
                                  <a:ea typeface="+mn-ea"/>
                                  <a:cs typeface="+mn-cs"/>
                                </a:defRPr>
                              </a:lvl5pPr>
                              <a:lvl6pPr marL="2286000" algn="r" defTabSz="914400" rtl="1" eaLnBrk="1" latinLnBrk="0" hangingPunct="1">
                                <a:defRPr sz="1800" kern="1200">
                                  <a:solidFill>
                                    <a:schemeClr val="lt1"/>
                                  </a:solidFill>
                                  <a:latin typeface="+mn-lt"/>
                                  <a:ea typeface="+mn-ea"/>
                                  <a:cs typeface="+mn-cs"/>
                                </a:defRPr>
                              </a:lvl6pPr>
                              <a:lvl7pPr marL="2743200" algn="r" defTabSz="914400" rtl="1" eaLnBrk="1" latinLnBrk="0" hangingPunct="1">
                                <a:defRPr sz="1800" kern="1200">
                                  <a:solidFill>
                                    <a:schemeClr val="lt1"/>
                                  </a:solidFill>
                                  <a:latin typeface="+mn-lt"/>
                                  <a:ea typeface="+mn-ea"/>
                                  <a:cs typeface="+mn-cs"/>
                                </a:defRPr>
                              </a:lvl7pPr>
                              <a:lvl8pPr marL="3200400" algn="r" defTabSz="914400" rtl="1" eaLnBrk="1" latinLnBrk="0" hangingPunct="1">
                                <a:defRPr sz="1800" kern="1200">
                                  <a:solidFill>
                                    <a:schemeClr val="lt1"/>
                                  </a:solidFill>
                                  <a:latin typeface="+mn-lt"/>
                                  <a:ea typeface="+mn-ea"/>
                                  <a:cs typeface="+mn-cs"/>
                                </a:defRPr>
                              </a:lvl8pPr>
                              <a:lvl9pPr marL="3657600" algn="r" defTabSz="914400" rtl="1" eaLnBrk="1" latinLnBrk="0" hangingPunct="1">
                                <a:defRPr sz="1800" kern="1200">
                                  <a:solidFill>
                                    <a:schemeClr val="lt1"/>
                                  </a:solidFill>
                                  <a:latin typeface="+mn-lt"/>
                                  <a:ea typeface="+mn-ea"/>
                                  <a:cs typeface="+mn-cs"/>
                                </a:defRPr>
                              </a:lvl9pPr>
                            </a:lstStyle>
                            <a:p>
                              <a:pPr algn="ctr"/>
                              <a:endParaRPr lang="he-IL"/>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TextBox 13"/>
                          <a:cNvSpPr txBox="1"/>
                        </a:nvSpPr>
                        <a:spPr>
                          <a:xfrm>
                            <a:off x="8100392" y="3645024"/>
                            <a:ext cx="792088"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Positive</a:t>
                              </a:r>
                              <a:endParaRPr lang="he-IL" sz="1200" dirty="0"/>
                            </a:p>
                          </a:txBody>
                          <a:useSpRect/>
                        </a:txSp>
                      </a:sp>
                    </a:grpSp>
                    <a:grpSp>
                      <a:nvGrpSpPr>
                        <a:cNvPr id="16" name="Group 15"/>
                        <a:cNvGrpSpPr/>
                      </a:nvGrpSpPr>
                      <a:grpSpPr>
                        <a:xfrm>
                          <a:off x="8100392" y="4509120"/>
                          <a:ext cx="864096" cy="576064"/>
                          <a:chOff x="8100392" y="3429000"/>
                          <a:chExt cx="864096" cy="576064"/>
                        </a:xfrm>
                      </a:grpSpPr>
                      <a:sp>
                        <a:nvSpPr>
                          <a:cNvPr id="17" name="Flowchart: Magnetic Disk 16"/>
                          <a:cNvSpPr/>
                        </a:nvSpPr>
                        <a:spPr>
                          <a:xfrm>
                            <a:off x="8172400" y="3429000"/>
                            <a:ext cx="792088" cy="576064"/>
                          </a:xfrm>
                          <a:prstGeom prst="flowChartMagneticDisk">
                            <a:avLst/>
                          </a:prstGeom>
                          <a:solidFill>
                            <a:schemeClr val="bg1"/>
                          </a:solidFill>
                          <a:ln>
                            <a:solidFill>
                              <a:schemeClr val="accent1"/>
                            </a:solidFill>
                          </a:ln>
                        </a:spPr>
                        <a:txSp>
                          <a:txBody>
                            <a:bodyPr rtlCol="1" anchor="ctr"/>
                            <a:lstStyle>
                              <a:defPPr>
                                <a:defRPr lang="he-IL"/>
                              </a:defPPr>
                              <a:lvl1pPr marL="0" algn="r" defTabSz="914400" rtl="1" eaLnBrk="1" latinLnBrk="0" hangingPunct="1">
                                <a:defRPr sz="1800" kern="1200">
                                  <a:solidFill>
                                    <a:schemeClr val="lt1"/>
                                  </a:solidFill>
                                  <a:latin typeface="+mn-lt"/>
                                  <a:ea typeface="+mn-ea"/>
                                  <a:cs typeface="+mn-cs"/>
                                </a:defRPr>
                              </a:lvl1pPr>
                              <a:lvl2pPr marL="457200" algn="r" defTabSz="914400" rtl="1" eaLnBrk="1" latinLnBrk="0" hangingPunct="1">
                                <a:defRPr sz="1800" kern="1200">
                                  <a:solidFill>
                                    <a:schemeClr val="lt1"/>
                                  </a:solidFill>
                                  <a:latin typeface="+mn-lt"/>
                                  <a:ea typeface="+mn-ea"/>
                                  <a:cs typeface="+mn-cs"/>
                                </a:defRPr>
                              </a:lvl2pPr>
                              <a:lvl3pPr marL="914400" algn="r" defTabSz="914400" rtl="1" eaLnBrk="1" latinLnBrk="0" hangingPunct="1">
                                <a:defRPr sz="1800" kern="1200">
                                  <a:solidFill>
                                    <a:schemeClr val="lt1"/>
                                  </a:solidFill>
                                  <a:latin typeface="+mn-lt"/>
                                  <a:ea typeface="+mn-ea"/>
                                  <a:cs typeface="+mn-cs"/>
                                </a:defRPr>
                              </a:lvl3pPr>
                              <a:lvl4pPr marL="1371600" algn="r" defTabSz="914400" rtl="1" eaLnBrk="1" latinLnBrk="0" hangingPunct="1">
                                <a:defRPr sz="1800" kern="1200">
                                  <a:solidFill>
                                    <a:schemeClr val="lt1"/>
                                  </a:solidFill>
                                  <a:latin typeface="+mn-lt"/>
                                  <a:ea typeface="+mn-ea"/>
                                  <a:cs typeface="+mn-cs"/>
                                </a:defRPr>
                              </a:lvl4pPr>
                              <a:lvl5pPr marL="1828800" algn="r" defTabSz="914400" rtl="1" eaLnBrk="1" latinLnBrk="0" hangingPunct="1">
                                <a:defRPr sz="1800" kern="1200">
                                  <a:solidFill>
                                    <a:schemeClr val="lt1"/>
                                  </a:solidFill>
                                  <a:latin typeface="+mn-lt"/>
                                  <a:ea typeface="+mn-ea"/>
                                  <a:cs typeface="+mn-cs"/>
                                </a:defRPr>
                              </a:lvl5pPr>
                              <a:lvl6pPr marL="2286000" algn="r" defTabSz="914400" rtl="1" eaLnBrk="1" latinLnBrk="0" hangingPunct="1">
                                <a:defRPr sz="1800" kern="1200">
                                  <a:solidFill>
                                    <a:schemeClr val="lt1"/>
                                  </a:solidFill>
                                  <a:latin typeface="+mn-lt"/>
                                  <a:ea typeface="+mn-ea"/>
                                  <a:cs typeface="+mn-cs"/>
                                </a:defRPr>
                              </a:lvl6pPr>
                              <a:lvl7pPr marL="2743200" algn="r" defTabSz="914400" rtl="1" eaLnBrk="1" latinLnBrk="0" hangingPunct="1">
                                <a:defRPr sz="1800" kern="1200">
                                  <a:solidFill>
                                    <a:schemeClr val="lt1"/>
                                  </a:solidFill>
                                  <a:latin typeface="+mn-lt"/>
                                  <a:ea typeface="+mn-ea"/>
                                  <a:cs typeface="+mn-cs"/>
                                </a:defRPr>
                              </a:lvl7pPr>
                              <a:lvl8pPr marL="3200400" algn="r" defTabSz="914400" rtl="1" eaLnBrk="1" latinLnBrk="0" hangingPunct="1">
                                <a:defRPr sz="1800" kern="1200">
                                  <a:solidFill>
                                    <a:schemeClr val="lt1"/>
                                  </a:solidFill>
                                  <a:latin typeface="+mn-lt"/>
                                  <a:ea typeface="+mn-ea"/>
                                  <a:cs typeface="+mn-cs"/>
                                </a:defRPr>
                              </a:lvl8pPr>
                              <a:lvl9pPr marL="3657600" algn="r" defTabSz="914400" rtl="1" eaLnBrk="1" latinLnBrk="0" hangingPunct="1">
                                <a:defRPr sz="1800" kern="1200">
                                  <a:solidFill>
                                    <a:schemeClr val="lt1"/>
                                  </a:solidFill>
                                  <a:latin typeface="+mn-lt"/>
                                  <a:ea typeface="+mn-ea"/>
                                  <a:cs typeface="+mn-cs"/>
                                </a:defRPr>
                              </a:lvl9pPr>
                            </a:lstStyle>
                            <a:p>
                              <a:pPr algn="ctr"/>
                              <a:endParaRPr lang="he-IL"/>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TextBox 17"/>
                          <a:cNvSpPr txBox="1"/>
                        </a:nvSpPr>
                        <a:spPr>
                          <a:xfrm>
                            <a:off x="8100392" y="3645024"/>
                            <a:ext cx="792088"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SR.gdb</a:t>
                              </a:r>
                              <a:endParaRPr lang="he-IL" sz="1200" dirty="0"/>
                            </a:p>
                          </a:txBody>
                          <a:useSpRect/>
                        </a:txSp>
                      </a:sp>
                    </a:grpSp>
                    <a:grpSp>
                      <a:nvGrpSpPr>
                        <a:cNvPr id="19" name="Group 18"/>
                        <a:cNvGrpSpPr/>
                      </a:nvGrpSpPr>
                      <a:grpSpPr>
                        <a:xfrm rot="1279448">
                          <a:off x="7948116" y="3311656"/>
                          <a:ext cx="453487" cy="408928"/>
                          <a:chOff x="4487630" y="2799576"/>
                          <a:chExt cx="852100" cy="595377"/>
                        </a:xfrm>
                      </a:grpSpPr>
                      <a:sp>
                        <a:nvSpPr>
                          <a:cNvPr id="20" name="Right Arrow 19"/>
                          <a:cNvSpPr/>
                        </a:nvSpPr>
                        <a:spPr>
                          <a:xfrm rot="20250000">
                            <a:off x="4487630" y="2799576"/>
                            <a:ext cx="852100" cy="595377"/>
                          </a:xfrm>
                          <a:prstGeom prst="rightArrow">
                            <a:avLst>
                              <a:gd name="adj1" fmla="val 60000"/>
                              <a:gd name="adj2" fmla="val 50000"/>
                            </a:avLst>
                          </a:prstGeom>
                        </a:spPr>
                        <a:style>
                          <a:lnRef idx="0">
                            <a:schemeClr val="accent1">
                              <a:tint val="60000"/>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a:style>
                      </a:sp>
                      <a:sp>
                        <a:nvSpPr>
                          <a:cNvPr id="21" name="Right Arrow 4"/>
                          <a:cNvSpPr/>
                        </a:nvSpPr>
                        <a:spPr>
                          <a:xfrm rot="20250000">
                            <a:off x="4494428" y="2952827"/>
                            <a:ext cx="673487" cy="357227"/>
                          </a:xfrm>
                          <a:prstGeom prst="rect">
                            <a:avLst/>
                          </a:prstGeom>
                        </a:spPr>
                        <a:txSp>
                          <a:txBody>
                            <a:bodyPr spcFirstLastPara="0" vert="horz" wrap="square" lIns="0" tIns="0" rIns="0" bIns="0" numCol="1" spcCol="1270" anchor="ctr" anchorCtr="0">
                              <a:noAutofit/>
                            </a:bodyPr>
                            <a:lstStyle>
                              <a:defPPr>
                                <a:defRPr lang="he-IL"/>
                              </a:defPPr>
                              <a:lvl1pPr marL="0" algn="r" defTabSz="914400" rtl="1" eaLnBrk="1" latinLnBrk="0" hangingPunct="1">
                                <a:defRPr sz="1800" kern="1200">
                                  <a:solidFill>
                                    <a:schemeClr val="dk1">
                                      <a:hueOff val="0"/>
                                      <a:satOff val="0"/>
                                      <a:lumOff val="0"/>
                                      <a:alphaOff val="0"/>
                                    </a:schemeClr>
                                  </a:solidFill>
                                  <a:latin typeface="+mn-lt"/>
                                  <a:ea typeface="+mn-ea"/>
                                  <a:cs typeface="+mn-cs"/>
                                </a:defRPr>
                              </a:lvl1pPr>
                              <a:lvl2pPr marL="457200" algn="r" defTabSz="914400" rtl="1" eaLnBrk="1" latinLnBrk="0" hangingPunct="1">
                                <a:defRPr sz="1800" kern="1200">
                                  <a:solidFill>
                                    <a:schemeClr val="dk1">
                                      <a:hueOff val="0"/>
                                      <a:satOff val="0"/>
                                      <a:lumOff val="0"/>
                                      <a:alphaOff val="0"/>
                                    </a:schemeClr>
                                  </a:solidFill>
                                  <a:latin typeface="+mn-lt"/>
                                  <a:ea typeface="+mn-ea"/>
                                  <a:cs typeface="+mn-cs"/>
                                </a:defRPr>
                              </a:lvl2pPr>
                              <a:lvl3pPr marL="914400" algn="r" defTabSz="914400" rtl="1" eaLnBrk="1" latinLnBrk="0" hangingPunct="1">
                                <a:defRPr sz="1800" kern="1200">
                                  <a:solidFill>
                                    <a:schemeClr val="dk1">
                                      <a:hueOff val="0"/>
                                      <a:satOff val="0"/>
                                      <a:lumOff val="0"/>
                                      <a:alphaOff val="0"/>
                                    </a:schemeClr>
                                  </a:solidFill>
                                  <a:latin typeface="+mn-lt"/>
                                  <a:ea typeface="+mn-ea"/>
                                  <a:cs typeface="+mn-cs"/>
                                </a:defRPr>
                              </a:lvl3pPr>
                              <a:lvl4pPr marL="1371600" algn="r" defTabSz="914400" rtl="1" eaLnBrk="1" latinLnBrk="0" hangingPunct="1">
                                <a:defRPr sz="1800" kern="1200">
                                  <a:solidFill>
                                    <a:schemeClr val="dk1">
                                      <a:hueOff val="0"/>
                                      <a:satOff val="0"/>
                                      <a:lumOff val="0"/>
                                      <a:alphaOff val="0"/>
                                    </a:schemeClr>
                                  </a:solidFill>
                                  <a:latin typeface="+mn-lt"/>
                                  <a:ea typeface="+mn-ea"/>
                                  <a:cs typeface="+mn-cs"/>
                                </a:defRPr>
                              </a:lvl4pPr>
                              <a:lvl5pPr marL="1828800" algn="r" defTabSz="914400" rtl="1" eaLnBrk="1" latinLnBrk="0" hangingPunct="1">
                                <a:defRPr sz="1800" kern="1200">
                                  <a:solidFill>
                                    <a:schemeClr val="dk1">
                                      <a:hueOff val="0"/>
                                      <a:satOff val="0"/>
                                      <a:lumOff val="0"/>
                                      <a:alphaOff val="0"/>
                                    </a:schemeClr>
                                  </a:solidFill>
                                  <a:latin typeface="+mn-lt"/>
                                  <a:ea typeface="+mn-ea"/>
                                  <a:cs typeface="+mn-cs"/>
                                </a:defRPr>
                              </a:lvl5pPr>
                              <a:lvl6pPr marL="2286000" algn="r" defTabSz="914400" rtl="1" eaLnBrk="1" latinLnBrk="0" hangingPunct="1">
                                <a:defRPr sz="1800" kern="1200">
                                  <a:solidFill>
                                    <a:schemeClr val="dk1">
                                      <a:hueOff val="0"/>
                                      <a:satOff val="0"/>
                                      <a:lumOff val="0"/>
                                      <a:alphaOff val="0"/>
                                    </a:schemeClr>
                                  </a:solidFill>
                                  <a:latin typeface="+mn-lt"/>
                                  <a:ea typeface="+mn-ea"/>
                                  <a:cs typeface="+mn-cs"/>
                                </a:defRPr>
                              </a:lvl6pPr>
                              <a:lvl7pPr marL="2743200" algn="r" defTabSz="914400" rtl="1" eaLnBrk="1" latinLnBrk="0" hangingPunct="1">
                                <a:defRPr sz="1800" kern="1200">
                                  <a:solidFill>
                                    <a:schemeClr val="dk1">
                                      <a:hueOff val="0"/>
                                      <a:satOff val="0"/>
                                      <a:lumOff val="0"/>
                                      <a:alphaOff val="0"/>
                                    </a:schemeClr>
                                  </a:solidFill>
                                  <a:latin typeface="+mn-lt"/>
                                  <a:ea typeface="+mn-ea"/>
                                  <a:cs typeface="+mn-cs"/>
                                </a:defRPr>
                              </a:lvl7pPr>
                              <a:lvl8pPr marL="3200400" algn="r" defTabSz="914400" rtl="1" eaLnBrk="1" latinLnBrk="0" hangingPunct="1">
                                <a:defRPr sz="1800" kern="1200">
                                  <a:solidFill>
                                    <a:schemeClr val="dk1">
                                      <a:hueOff val="0"/>
                                      <a:satOff val="0"/>
                                      <a:lumOff val="0"/>
                                      <a:alphaOff val="0"/>
                                    </a:schemeClr>
                                  </a:solidFill>
                                  <a:latin typeface="+mn-lt"/>
                                  <a:ea typeface="+mn-ea"/>
                                  <a:cs typeface="+mn-cs"/>
                                </a:defRPr>
                              </a:lvl8pPr>
                              <a:lvl9pPr marL="3657600" algn="r" defTabSz="914400" rtl="1" eaLnBrk="1" latinLnBrk="0" hangingPunct="1">
                                <a:defRPr sz="1800" kern="1200">
                                  <a:solidFill>
                                    <a:schemeClr val="dk1">
                                      <a:hueOff val="0"/>
                                      <a:satOff val="0"/>
                                      <a:lumOff val="0"/>
                                      <a:alphaOff val="0"/>
                                    </a:schemeClr>
                                  </a:solidFill>
                                  <a:latin typeface="+mn-lt"/>
                                  <a:ea typeface="+mn-ea"/>
                                  <a:cs typeface="+mn-cs"/>
                                </a:defRPr>
                              </a:lvl9pPr>
                            </a:lstStyle>
                            <a:p>
                              <a:pPr lvl="0" algn="ctr" defTabSz="800100" rtl="1">
                                <a:lnSpc>
                                  <a:spcPct val="90000"/>
                                </a:lnSpc>
                                <a:spcBef>
                                  <a:spcPct val="0"/>
                                </a:spcBef>
                                <a:spcAft>
                                  <a:spcPct val="35000"/>
                                </a:spcAft>
                              </a:pPr>
                              <a:endParaRPr lang="he-IL" sz="1800" kern="1200"/>
                            </a:p>
                          </a:txBody>
                          <a:useSpRect/>
                        </a:txSp>
                        <a:style>
                          <a:lnRef idx="0">
                            <a:scrgbClr r="0" g="0" b="0"/>
                          </a:lnRef>
                          <a:fillRef idx="0">
                            <a:scrgbClr r="0" g="0" b="0"/>
                          </a:fillRef>
                          <a:effectRef idx="0">
                            <a:scrgbClr r="0" g="0" b="0"/>
                          </a:effectRef>
                          <a:fontRef idx="minor">
                            <a:schemeClr val="dk1">
                              <a:hueOff val="0"/>
                              <a:satOff val="0"/>
                              <a:lumOff val="0"/>
                              <a:alphaOff val="0"/>
                            </a:schemeClr>
                          </a:fontRef>
                        </a:style>
                      </a:sp>
                    </a:grpSp>
                    <a:grpSp>
                      <a:nvGrpSpPr>
                        <a:cNvPr id="22" name="Group 21"/>
                        <a:cNvGrpSpPr/>
                      </a:nvGrpSpPr>
                      <a:grpSpPr>
                        <a:xfrm rot="1279448">
                          <a:off x="7660084" y="4607800"/>
                          <a:ext cx="453487" cy="408928"/>
                          <a:chOff x="4487630" y="2799576"/>
                          <a:chExt cx="852100" cy="595377"/>
                        </a:xfrm>
                      </a:grpSpPr>
                      <a:sp>
                        <a:nvSpPr>
                          <a:cNvPr id="23" name="Right Arrow 22"/>
                          <a:cNvSpPr/>
                        </a:nvSpPr>
                        <a:spPr>
                          <a:xfrm rot="20250000">
                            <a:off x="4487630" y="2799576"/>
                            <a:ext cx="852100" cy="595377"/>
                          </a:xfrm>
                          <a:prstGeom prst="rightArrow">
                            <a:avLst>
                              <a:gd name="adj1" fmla="val 60000"/>
                              <a:gd name="adj2" fmla="val 50000"/>
                            </a:avLst>
                          </a:prstGeom>
                        </a:spPr>
                        <a:style>
                          <a:lnRef idx="0">
                            <a:schemeClr val="accent1">
                              <a:tint val="60000"/>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a:style>
                      </a:sp>
                      <a:sp>
                        <a:nvSpPr>
                          <a:cNvPr id="24" name="Right Arrow 4"/>
                          <a:cNvSpPr/>
                        </a:nvSpPr>
                        <a:spPr>
                          <a:xfrm rot="20250000">
                            <a:off x="4494428" y="2952827"/>
                            <a:ext cx="673487" cy="357227"/>
                          </a:xfrm>
                          <a:prstGeom prst="rect">
                            <a:avLst/>
                          </a:prstGeom>
                        </a:spPr>
                        <a:txSp>
                          <a:txBody>
                            <a:bodyPr spcFirstLastPara="0" vert="horz" wrap="square" lIns="0" tIns="0" rIns="0" bIns="0" numCol="1" spcCol="1270" anchor="ctr" anchorCtr="0">
                              <a:noAutofit/>
                            </a:bodyPr>
                            <a:lstStyle>
                              <a:defPPr>
                                <a:defRPr lang="he-IL"/>
                              </a:defPPr>
                              <a:lvl1pPr marL="0" algn="r" defTabSz="914400" rtl="1" eaLnBrk="1" latinLnBrk="0" hangingPunct="1">
                                <a:defRPr sz="1800" kern="1200">
                                  <a:solidFill>
                                    <a:schemeClr val="dk1">
                                      <a:hueOff val="0"/>
                                      <a:satOff val="0"/>
                                      <a:lumOff val="0"/>
                                      <a:alphaOff val="0"/>
                                    </a:schemeClr>
                                  </a:solidFill>
                                  <a:latin typeface="+mn-lt"/>
                                  <a:ea typeface="+mn-ea"/>
                                  <a:cs typeface="+mn-cs"/>
                                </a:defRPr>
                              </a:lvl1pPr>
                              <a:lvl2pPr marL="457200" algn="r" defTabSz="914400" rtl="1" eaLnBrk="1" latinLnBrk="0" hangingPunct="1">
                                <a:defRPr sz="1800" kern="1200">
                                  <a:solidFill>
                                    <a:schemeClr val="dk1">
                                      <a:hueOff val="0"/>
                                      <a:satOff val="0"/>
                                      <a:lumOff val="0"/>
                                      <a:alphaOff val="0"/>
                                    </a:schemeClr>
                                  </a:solidFill>
                                  <a:latin typeface="+mn-lt"/>
                                  <a:ea typeface="+mn-ea"/>
                                  <a:cs typeface="+mn-cs"/>
                                </a:defRPr>
                              </a:lvl2pPr>
                              <a:lvl3pPr marL="914400" algn="r" defTabSz="914400" rtl="1" eaLnBrk="1" latinLnBrk="0" hangingPunct="1">
                                <a:defRPr sz="1800" kern="1200">
                                  <a:solidFill>
                                    <a:schemeClr val="dk1">
                                      <a:hueOff val="0"/>
                                      <a:satOff val="0"/>
                                      <a:lumOff val="0"/>
                                      <a:alphaOff val="0"/>
                                    </a:schemeClr>
                                  </a:solidFill>
                                  <a:latin typeface="+mn-lt"/>
                                  <a:ea typeface="+mn-ea"/>
                                  <a:cs typeface="+mn-cs"/>
                                </a:defRPr>
                              </a:lvl3pPr>
                              <a:lvl4pPr marL="1371600" algn="r" defTabSz="914400" rtl="1" eaLnBrk="1" latinLnBrk="0" hangingPunct="1">
                                <a:defRPr sz="1800" kern="1200">
                                  <a:solidFill>
                                    <a:schemeClr val="dk1">
                                      <a:hueOff val="0"/>
                                      <a:satOff val="0"/>
                                      <a:lumOff val="0"/>
                                      <a:alphaOff val="0"/>
                                    </a:schemeClr>
                                  </a:solidFill>
                                  <a:latin typeface="+mn-lt"/>
                                  <a:ea typeface="+mn-ea"/>
                                  <a:cs typeface="+mn-cs"/>
                                </a:defRPr>
                              </a:lvl4pPr>
                              <a:lvl5pPr marL="1828800" algn="r" defTabSz="914400" rtl="1" eaLnBrk="1" latinLnBrk="0" hangingPunct="1">
                                <a:defRPr sz="1800" kern="1200">
                                  <a:solidFill>
                                    <a:schemeClr val="dk1">
                                      <a:hueOff val="0"/>
                                      <a:satOff val="0"/>
                                      <a:lumOff val="0"/>
                                      <a:alphaOff val="0"/>
                                    </a:schemeClr>
                                  </a:solidFill>
                                  <a:latin typeface="+mn-lt"/>
                                  <a:ea typeface="+mn-ea"/>
                                  <a:cs typeface="+mn-cs"/>
                                </a:defRPr>
                              </a:lvl5pPr>
                              <a:lvl6pPr marL="2286000" algn="r" defTabSz="914400" rtl="1" eaLnBrk="1" latinLnBrk="0" hangingPunct="1">
                                <a:defRPr sz="1800" kern="1200">
                                  <a:solidFill>
                                    <a:schemeClr val="dk1">
                                      <a:hueOff val="0"/>
                                      <a:satOff val="0"/>
                                      <a:lumOff val="0"/>
                                      <a:alphaOff val="0"/>
                                    </a:schemeClr>
                                  </a:solidFill>
                                  <a:latin typeface="+mn-lt"/>
                                  <a:ea typeface="+mn-ea"/>
                                  <a:cs typeface="+mn-cs"/>
                                </a:defRPr>
                              </a:lvl6pPr>
                              <a:lvl7pPr marL="2743200" algn="r" defTabSz="914400" rtl="1" eaLnBrk="1" latinLnBrk="0" hangingPunct="1">
                                <a:defRPr sz="1800" kern="1200">
                                  <a:solidFill>
                                    <a:schemeClr val="dk1">
                                      <a:hueOff val="0"/>
                                      <a:satOff val="0"/>
                                      <a:lumOff val="0"/>
                                      <a:alphaOff val="0"/>
                                    </a:schemeClr>
                                  </a:solidFill>
                                  <a:latin typeface="+mn-lt"/>
                                  <a:ea typeface="+mn-ea"/>
                                  <a:cs typeface="+mn-cs"/>
                                </a:defRPr>
                              </a:lvl7pPr>
                              <a:lvl8pPr marL="3200400" algn="r" defTabSz="914400" rtl="1" eaLnBrk="1" latinLnBrk="0" hangingPunct="1">
                                <a:defRPr sz="1800" kern="1200">
                                  <a:solidFill>
                                    <a:schemeClr val="dk1">
                                      <a:hueOff val="0"/>
                                      <a:satOff val="0"/>
                                      <a:lumOff val="0"/>
                                      <a:alphaOff val="0"/>
                                    </a:schemeClr>
                                  </a:solidFill>
                                  <a:latin typeface="+mn-lt"/>
                                  <a:ea typeface="+mn-ea"/>
                                  <a:cs typeface="+mn-cs"/>
                                </a:defRPr>
                              </a:lvl8pPr>
                              <a:lvl9pPr marL="3657600" algn="r" defTabSz="914400" rtl="1" eaLnBrk="1" latinLnBrk="0" hangingPunct="1">
                                <a:defRPr sz="1800" kern="1200">
                                  <a:solidFill>
                                    <a:schemeClr val="dk1">
                                      <a:hueOff val="0"/>
                                      <a:satOff val="0"/>
                                      <a:lumOff val="0"/>
                                      <a:alphaOff val="0"/>
                                    </a:schemeClr>
                                  </a:solidFill>
                                  <a:latin typeface="+mn-lt"/>
                                  <a:ea typeface="+mn-ea"/>
                                  <a:cs typeface="+mn-cs"/>
                                </a:defRPr>
                              </a:lvl9pPr>
                            </a:lstStyle>
                            <a:p>
                              <a:pPr lvl="0" algn="ctr" defTabSz="800100" rtl="1">
                                <a:lnSpc>
                                  <a:spcPct val="90000"/>
                                </a:lnSpc>
                                <a:spcBef>
                                  <a:spcPct val="0"/>
                                </a:spcBef>
                                <a:spcAft>
                                  <a:spcPct val="35000"/>
                                </a:spcAft>
                              </a:pPr>
                              <a:endParaRPr lang="he-IL" sz="1800" kern="1200"/>
                            </a:p>
                          </a:txBody>
                          <a:useSpRect/>
                        </a:txSp>
                        <a:style>
                          <a:lnRef idx="0">
                            <a:scrgbClr r="0" g="0" b="0"/>
                          </a:lnRef>
                          <a:fillRef idx="0">
                            <a:scrgbClr r="0" g="0" b="0"/>
                          </a:fillRef>
                          <a:effectRef idx="0">
                            <a:scrgbClr r="0" g="0" b="0"/>
                          </a:effectRef>
                          <a:fontRef idx="minor">
                            <a:schemeClr val="dk1">
                              <a:hueOff val="0"/>
                              <a:satOff val="0"/>
                              <a:lumOff val="0"/>
                              <a:alphaOff val="0"/>
                            </a:schemeClr>
                          </a:fontRef>
                        </a:style>
                      </a:sp>
                    </a:grpSp>
                    <a:sp>
                      <a:nvSpPr>
                        <a:cNvPr id="25" name="TextBox 24"/>
                        <a:cNvSpPr txBox="1"/>
                      </a:nvSpPr>
                      <a:spPr>
                        <a:xfrm rot="18849941">
                          <a:off x="1716671" y="4837709"/>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AppReloader_TLB</a:t>
                            </a:r>
                            <a:endParaRPr lang="he-IL" sz="1200" dirty="0"/>
                          </a:p>
                        </a:txBody>
                        <a:useSpRect/>
                      </a:txSp>
                    </a:sp>
                    <a:sp>
                      <a:nvSpPr>
                        <a:cNvPr id="26" name="TextBox 25"/>
                        <a:cNvSpPr txBox="1"/>
                      </a:nvSpPr>
                      <a:spPr>
                        <a:xfrm rot="17547529">
                          <a:off x="2382791" y="5305020"/>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SlipSrv_TLB</a:t>
                            </a:r>
                            <a:endParaRPr lang="he-IL" sz="1200" dirty="0"/>
                          </a:p>
                        </a:txBody>
                        <a:useSpRect/>
                      </a:txSp>
                    </a:sp>
                    <a:sp>
                      <a:nvSpPr>
                        <a:cNvPr id="27" name="TextBox 26"/>
                        <a:cNvSpPr txBox="1"/>
                      </a:nvSpPr>
                      <a:spPr>
                        <a:xfrm rot="16200000">
                          <a:off x="3209364" y="5457420"/>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PosVerify_TLB</a:t>
                            </a:r>
                            <a:endParaRPr lang="he-IL" sz="1200" dirty="0"/>
                          </a:p>
                        </a:txBody>
                        <a:useSpRect/>
                      </a:txSp>
                    </a:sp>
                    <a:sp>
                      <a:nvSpPr>
                        <a:cNvPr id="28" name="TextBox 27"/>
                        <a:cNvSpPr txBox="1"/>
                      </a:nvSpPr>
                      <a:spPr>
                        <a:xfrm rot="4162917">
                          <a:off x="3945952" y="5309596"/>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StorePointLog_TLB</a:t>
                            </a:r>
                            <a:endParaRPr lang="he-IL" sz="1200" dirty="0"/>
                          </a:p>
                        </a:txBody>
                        <a:useSpRect/>
                      </a:txSp>
                    </a:sp>
                    <a:sp>
                      <a:nvSpPr>
                        <a:cNvPr id="29" name="TextBox 28"/>
                        <a:cNvSpPr txBox="1"/>
                      </a:nvSpPr>
                      <a:spPr>
                        <a:xfrm rot="2884649">
                          <a:off x="4663679" y="4832706"/>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CardServer_TLB</a:t>
                            </a:r>
                            <a:endParaRPr lang="he-IL" sz="1200" dirty="0"/>
                          </a:p>
                        </a:txBody>
                        <a:useSpRect/>
                      </a:txSp>
                    </a:sp>
                    <a:sp>
                      <a:nvSpPr>
                        <a:cNvPr id="30" name="TextBox 29"/>
                        <a:cNvSpPr txBox="1"/>
                      </a:nvSpPr>
                      <a:spPr>
                        <a:xfrm rot="1608166">
                          <a:off x="5133153" y="4170868"/>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SPRcv_TLB</a:t>
                            </a:r>
                            <a:endParaRPr lang="he-IL" sz="1200" dirty="0"/>
                          </a:p>
                        </a:txBody>
                        <a:useSpRect/>
                      </a:txSp>
                    </a:sp>
                    <a:sp>
                      <a:nvSpPr>
                        <a:cNvPr id="31" name="TextBox 30"/>
                        <a:cNvSpPr txBox="1"/>
                      </a:nvSpPr>
                      <a:spPr>
                        <a:xfrm>
                          <a:off x="5220072" y="3356992"/>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PositiveDbSrv_TLB</a:t>
                            </a:r>
                            <a:endParaRPr lang="he-IL" sz="1200" dirty="0"/>
                          </a:p>
                        </a:txBody>
                        <a:useSpRect/>
                      </a:txSp>
                    </a:sp>
                    <a:sp>
                      <a:nvSpPr>
                        <a:cNvPr id="32" name="TextBox 31"/>
                        <a:cNvSpPr txBox="1"/>
                      </a:nvSpPr>
                      <a:spPr>
                        <a:xfrm rot="20242564">
                          <a:off x="5101220" y="2597625"/>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StorePointIO_TLB</a:t>
                            </a:r>
                            <a:endParaRPr lang="he-IL" sz="1200" dirty="0"/>
                          </a:p>
                        </a:txBody>
                        <a:useSpRect/>
                      </a:txSp>
                    </a:sp>
                    <a:sp>
                      <a:nvSpPr>
                        <a:cNvPr id="33" name="TextBox 32"/>
                        <a:cNvSpPr txBox="1"/>
                      </a:nvSpPr>
                      <a:spPr>
                        <a:xfrm rot="18953587">
                          <a:off x="4651340" y="1884140"/>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PromoS</a:t>
                            </a:r>
                            <a:r>
                              <a:rPr lang="en-US" sz="1200" i="1" dirty="0" smtClean="0"/>
                              <a:t>rv_TLB</a:t>
                            </a:r>
                            <a:endParaRPr lang="he-IL" sz="1200" i="1" dirty="0"/>
                          </a:p>
                        </a:txBody>
                        <a:useSpRect/>
                      </a:txSp>
                    </a:sp>
                    <a:sp>
                      <a:nvSpPr>
                        <a:cNvPr id="34" name="TextBox 33"/>
                        <a:cNvSpPr txBox="1"/>
                      </a:nvSpPr>
                      <a:spPr>
                        <a:xfrm rot="17672237">
                          <a:off x="3983489" y="1351196"/>
                          <a:ext cx="1440160" cy="461665"/>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PosPump_TLB</a:t>
                            </a:r>
                            <a:endParaRPr lang="he-IL" sz="1200" dirty="0" smtClean="0"/>
                          </a:p>
                          <a:p>
                            <a:pPr algn="l"/>
                            <a:r>
                              <a:rPr lang="en-US" sz="1200" dirty="0" smtClean="0"/>
                              <a:t>PosPumpEvent_TLB</a:t>
                            </a:r>
                            <a:endParaRPr lang="he-IL" sz="1200" dirty="0"/>
                          </a:p>
                        </a:txBody>
                        <a:useSpRect/>
                      </a:txSp>
                    </a:sp>
                    <a:sp>
                      <a:nvSpPr>
                        <a:cNvPr id="35" name="TextBox 34"/>
                        <a:cNvSpPr txBox="1"/>
                      </a:nvSpPr>
                      <a:spPr>
                        <a:xfrm rot="16200000">
                          <a:off x="3182068" y="1274277"/>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MsgSrv_TLB</a:t>
                            </a:r>
                            <a:endParaRPr lang="he-IL" sz="1200" dirty="0"/>
                          </a:p>
                        </a:txBody>
                        <a:useSpRect/>
                      </a:txSp>
                    </a:sp>
                    <a:sp>
                      <a:nvSpPr>
                        <a:cNvPr id="36" name="TextBox 35"/>
                        <a:cNvSpPr txBox="1"/>
                      </a:nvSpPr>
                      <a:spPr>
                        <a:xfrm rot="20217558">
                          <a:off x="1252385" y="4129260"/>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algn="l"/>
                            <a:r>
                              <a:rPr lang="en-US" sz="1200" dirty="0" smtClean="0"/>
                              <a:t>StreamFreeSrv_TLB</a:t>
                            </a:r>
                            <a:endParaRPr lang="he-IL" sz="1200" dirty="0"/>
                          </a:p>
                        </a:txBody>
                        <a:useSpRect/>
                      </a:txSp>
                    </a:sp>
                    <a:sp>
                      <a:nvSpPr>
                        <a:cNvPr id="37" name="TextBox 36"/>
                        <a:cNvSpPr txBox="1"/>
                      </a:nvSpPr>
                      <a:spPr>
                        <a:xfrm>
                          <a:off x="1088320" y="3356992"/>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TcpDirect_TLB</a:t>
                            </a:r>
                            <a:endParaRPr lang="he-IL" sz="1200" dirty="0"/>
                          </a:p>
                        </a:txBody>
                        <a:useSpRect/>
                      </a:txSp>
                    </a:sp>
                    <a:sp>
                      <a:nvSpPr>
                        <a:cNvPr id="38" name="TextBox 37"/>
                        <a:cNvSpPr txBox="1"/>
                      </a:nvSpPr>
                      <a:spPr>
                        <a:xfrm rot="1352489">
                          <a:off x="1234254" y="2542336"/>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TraSrv_TLB</a:t>
                            </a:r>
                            <a:endParaRPr lang="he-IL" sz="1200" dirty="0"/>
                          </a:p>
                        </a:txBody>
                        <a:useSpRect/>
                      </a:txSp>
                    </a:sp>
                    <a:sp>
                      <a:nvSpPr>
                        <a:cNvPr id="39" name="TextBox 38"/>
                        <a:cNvSpPr txBox="1"/>
                      </a:nvSpPr>
                      <a:spPr>
                        <a:xfrm rot="2703135">
                          <a:off x="1704933" y="1837047"/>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SrSrv_TLB</a:t>
                            </a:r>
                            <a:endParaRPr lang="he-IL" sz="1200" dirty="0"/>
                          </a:p>
                        </a:txBody>
                        <a:useSpRect/>
                      </a:txSp>
                    </a:sp>
                    <a:sp>
                      <a:nvSpPr>
                        <a:cNvPr id="40" name="TextBox 39"/>
                        <a:cNvSpPr txBox="1"/>
                      </a:nvSpPr>
                      <a:spPr>
                        <a:xfrm rot="4087169">
                          <a:off x="2425803" y="1408156"/>
                          <a:ext cx="1440160" cy="276999"/>
                        </a:xfrm>
                        <a:prstGeom prst="rect">
                          <a:avLst/>
                        </a:prstGeom>
                        <a:noFill/>
                      </a:spPr>
                      <a:txSp>
                        <a:txBody>
                          <a:bodyPr wrap="square" rtlCol="1">
                            <a:spAutoFit/>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r>
                              <a:rPr lang="en-US" sz="1200" dirty="0" smtClean="0"/>
                              <a:t>PositiveSrv_TLB</a:t>
                            </a:r>
                            <a:endParaRPr lang="he-IL" sz="1200" dirty="0"/>
                          </a:p>
                        </a:txBody>
                        <a:useSpRect/>
                      </a:txSp>
                    </a:sp>
                  </lc:lockedCanvas>
                </a:graphicData>
              </a:graphic>
            </wp:inline>
          </w:drawing>
        </w:r>
      </w:del>
      <w:ins w:id="122" w:author="Retalix" w:date="2012-08-30T11:06:00Z">
        <w:r>
          <w:rPr>
            <w:noProof/>
          </w:rPr>
          <w:t xml:space="preserve">see: </w:t>
        </w:r>
      </w:ins>
      <w:ins w:id="123" w:author="Retalix" w:date="2012-08-30T11:07:00Z">
        <w:r>
          <w:t xml:space="preserve"> </w:t>
        </w:r>
        <w:r w:rsidR="00FA6273" w:rsidRPr="00FA6273">
          <w:rPr>
            <w:rStyle w:val="Hyperlink"/>
            <w:rFonts w:cs="Verdana"/>
            <w:u w:val="single"/>
            <w:rPrChange w:id="124" w:author="Retalix" w:date="2012-08-30T11:07:00Z">
              <w:rPr/>
            </w:rPrChange>
          </w:rPr>
          <w:t>HOWTO Connect to ComObject.docx</w:t>
        </w:r>
      </w:ins>
    </w:p>
    <w:p w:rsidR="00DA428F" w:rsidRDefault="00DA428F" w:rsidP="00DA428F">
      <w:pPr>
        <w:pStyle w:val="BodyText"/>
        <w:divId w:val="1665861996"/>
      </w:pPr>
    </w:p>
    <w:p w:rsidR="001B42CE" w:rsidRPr="002D0934" w:rsidRDefault="003402D9" w:rsidP="003402D9">
      <w:pPr>
        <w:pStyle w:val="BodyText"/>
        <w:numPr>
          <w:ilvl w:val="0"/>
          <w:numId w:val="37"/>
        </w:numPr>
        <w:divId w:val="1665861996"/>
        <w:rPr>
          <w:u w:val="single"/>
        </w:rPr>
      </w:pPr>
      <w:r w:rsidRPr="002D0934">
        <w:rPr>
          <w:b/>
          <w:bCs/>
          <w:u w:val="single"/>
        </w:rPr>
        <w:t>Positive32.exe</w:t>
      </w:r>
      <w:r w:rsidR="0054467C" w:rsidRPr="002D0934">
        <w:rPr>
          <w:u w:val="single"/>
        </w:rPr>
        <w:t xml:space="preserve"> </w:t>
      </w:r>
    </w:p>
    <w:p w:rsidR="00070A53" w:rsidRDefault="001B42CE" w:rsidP="00070A53">
      <w:pPr>
        <w:pStyle w:val="BodyText"/>
        <w:ind w:left="720"/>
        <w:divId w:val="1665861996"/>
        <w:rPr>
          <w:rFonts w:cs="Arial"/>
          <w:szCs w:val="20"/>
        </w:rPr>
      </w:pPr>
      <w:r w:rsidRPr="00034479">
        <w:rPr>
          <w:rFonts w:cs="Arial"/>
          <w:szCs w:val="20"/>
          <w:u w:val="single"/>
        </w:rPr>
        <w:t>Type</w:t>
      </w:r>
      <w:r w:rsidRPr="00034479">
        <w:rPr>
          <w:rFonts w:cs="Arial"/>
          <w:szCs w:val="20"/>
        </w:rPr>
        <w:t>: COM component. It is implemented in Delphi.</w:t>
      </w:r>
    </w:p>
    <w:p w:rsidR="001B42CE" w:rsidRPr="00070A53" w:rsidRDefault="001B42CE" w:rsidP="00070A53">
      <w:pPr>
        <w:pStyle w:val="BodyText"/>
        <w:ind w:left="720"/>
        <w:divId w:val="1665861996"/>
        <w:rPr>
          <w:rFonts w:cs="Arial"/>
          <w:szCs w:val="20"/>
          <w:u w:val="single"/>
        </w:rPr>
      </w:pPr>
      <w:r w:rsidRPr="00034479">
        <w:rPr>
          <w:rFonts w:cs="Arial"/>
          <w:szCs w:val="20"/>
          <w:u w:val="single"/>
        </w:rPr>
        <w:t>Responsibility</w:t>
      </w:r>
      <w:r w:rsidRPr="00034479">
        <w:rPr>
          <w:rFonts w:cs="Arial"/>
          <w:szCs w:val="20"/>
        </w:rPr>
        <w:t xml:space="preserve">: The component is </w:t>
      </w:r>
      <w:r w:rsidR="00B60942" w:rsidRPr="00034479">
        <w:rPr>
          <w:rFonts w:cs="Arial"/>
          <w:szCs w:val="20"/>
        </w:rPr>
        <w:t xml:space="preserve">in </w:t>
      </w:r>
      <w:r w:rsidRPr="00034479">
        <w:rPr>
          <w:rFonts w:cs="Arial"/>
          <w:szCs w:val="20"/>
        </w:rPr>
        <w:t xml:space="preserve">charge of the entire GUI and the first functionality of every event. </w:t>
      </w:r>
    </w:p>
    <w:p w:rsidR="00B10757" w:rsidRPr="00034479" w:rsidRDefault="001B42CE" w:rsidP="00810AC9">
      <w:pPr>
        <w:pStyle w:val="BodyText"/>
        <w:ind w:left="720"/>
        <w:divId w:val="1665861996"/>
        <w:rPr>
          <w:rFonts w:cs="Arial"/>
          <w:szCs w:val="20"/>
        </w:rPr>
      </w:pPr>
      <w:r w:rsidRPr="00034479">
        <w:rPr>
          <w:rFonts w:cs="Arial"/>
          <w:szCs w:val="20"/>
          <w:u w:val="single"/>
        </w:rPr>
        <w:t>Dependencies</w:t>
      </w:r>
      <w:r w:rsidRPr="00034479">
        <w:rPr>
          <w:rFonts w:cs="Arial"/>
          <w:szCs w:val="20"/>
        </w:rPr>
        <w:t>: PositiveSrv.dll, PositiveDBSrv.dll, PromoSrv.dll</w:t>
      </w:r>
      <w:ins w:id="125" w:author="Dariia Iurkova" w:date="2012-08-15T18:18:00Z">
        <w:r w:rsidR="001D44FF" w:rsidRPr="00034479">
          <w:rPr>
            <w:rFonts w:cs="Arial"/>
            <w:szCs w:val="20"/>
          </w:rPr>
          <w:t>,</w:t>
        </w:r>
      </w:ins>
      <w:r w:rsidRPr="00034479">
        <w:rPr>
          <w:rFonts w:cs="Arial"/>
          <w:szCs w:val="20"/>
        </w:rPr>
        <w:t xml:space="preserve"> TraSrv.dll, StorePointIO.exe, SlipSrv.dll, SPRcv.exe, MsgSrv.exe, StorePointLog.dll, POSVerify.exe, OLEListPRS.dll, </w:t>
      </w:r>
      <w:r w:rsidR="00B10757" w:rsidRPr="00034479">
        <w:rPr>
          <w:rFonts w:cs="Arial"/>
          <w:szCs w:val="20"/>
        </w:rPr>
        <w:t>Stdvcl40.dll, Midas.dll, PosEJ.dll, Tutil32.dll, 3dabm7u.ocx</w:t>
      </w:r>
      <w:r w:rsidR="0031366C">
        <w:rPr>
          <w:rFonts w:cs="Arial"/>
          <w:szCs w:val="20"/>
        </w:rPr>
        <w:t xml:space="preserve">, Delivery.dll, MaintSrv.dll, </w:t>
      </w:r>
      <w:r w:rsidR="0031366C" w:rsidRPr="0031366C">
        <w:rPr>
          <w:rFonts w:cs="Arial"/>
          <w:szCs w:val="20"/>
        </w:rPr>
        <w:t>TcpComCln.exe</w:t>
      </w:r>
      <w:r w:rsidR="00B10757" w:rsidRPr="00034479">
        <w:rPr>
          <w:rFonts w:cs="Arial"/>
          <w:szCs w:val="20"/>
        </w:rPr>
        <w:t>.</w:t>
      </w:r>
      <w:r w:rsidRPr="00034479">
        <w:rPr>
          <w:rFonts w:cs="Arial"/>
          <w:szCs w:val="20"/>
        </w:rPr>
        <w:t xml:space="preserve"> </w:t>
      </w:r>
    </w:p>
    <w:p w:rsidR="007B41E0" w:rsidRDefault="007B41E0" w:rsidP="001B42CE">
      <w:pPr>
        <w:pStyle w:val="BodyText"/>
        <w:ind w:left="720"/>
        <w:divId w:val="1665861996"/>
        <w:rPr>
          <w:rFonts w:cs="Arial"/>
          <w:szCs w:val="20"/>
        </w:rPr>
      </w:pPr>
      <w:r w:rsidRPr="00034479">
        <w:rPr>
          <w:rFonts w:cs="Arial"/>
          <w:szCs w:val="20"/>
          <w:u w:val="single"/>
        </w:rPr>
        <w:t>Details:</w:t>
      </w:r>
      <w:r w:rsidRPr="00034479">
        <w:rPr>
          <w:rFonts w:cs="Arial"/>
          <w:szCs w:val="20"/>
        </w:rPr>
        <w:t xml:space="preserve"> </w:t>
      </w:r>
      <w:r w:rsidR="00FA6273" w:rsidRPr="00FA6273">
        <w:rPr>
          <w:rStyle w:val="Hyperlink"/>
          <w:rFonts w:cs="Verdana"/>
          <w:u w:val="single"/>
          <w:rPrChange w:id="126" w:author="Retalix" w:date="2012-08-26T13:19:00Z">
            <w:rPr>
              <w:color w:val="0000FF"/>
            </w:rPr>
          </w:rPrChange>
        </w:rPr>
        <w:fldChar w:fldCharType="begin"/>
      </w:r>
      <w:r w:rsidR="00FA6273" w:rsidRPr="00FA6273">
        <w:rPr>
          <w:rStyle w:val="Hyperlink"/>
          <w:rFonts w:cs="Verdana"/>
          <w:u w:val="single"/>
          <w:rPrChange w:id="127" w:author="Retalix" w:date="2012-08-26T13:19:00Z">
            <w:rPr/>
          </w:rPrChange>
        </w:rPr>
        <w:instrText>HYPERLINK "POS/Positive32.docx"</w:instrText>
      </w:r>
      <w:r w:rsidR="00FA6273" w:rsidRPr="00FA6273">
        <w:rPr>
          <w:rStyle w:val="Hyperlink"/>
          <w:rFonts w:cs="Verdana"/>
          <w:u w:val="single"/>
          <w:rPrChange w:id="128" w:author="Retalix" w:date="2012-08-26T13:19:00Z">
            <w:rPr>
              <w:color w:val="0000FF"/>
            </w:rPr>
          </w:rPrChange>
        </w:rPr>
        <w:fldChar w:fldCharType="separate"/>
      </w:r>
      <w:r w:rsidR="00FA6273" w:rsidRPr="00FA6273">
        <w:rPr>
          <w:rStyle w:val="Hyperlink"/>
          <w:rFonts w:cs="Verdana"/>
          <w:u w:val="single"/>
          <w:rPrChange w:id="129" w:author="Retalix" w:date="2012-08-26T13:19:00Z">
            <w:rPr>
              <w:rStyle w:val="Hyperlink"/>
              <w:rFonts w:cs="Arial"/>
              <w:szCs w:val="20"/>
            </w:rPr>
          </w:rPrChange>
        </w:rPr>
        <w:t>Positive32.docx</w:t>
      </w:r>
      <w:r w:rsidR="00FA6273" w:rsidRPr="00FA6273">
        <w:rPr>
          <w:rStyle w:val="Hyperlink"/>
          <w:rFonts w:cs="Verdana"/>
          <w:u w:val="single"/>
          <w:rPrChange w:id="130" w:author="Retalix" w:date="2012-08-26T13:19:00Z">
            <w:rPr>
              <w:color w:val="0000FF"/>
            </w:rPr>
          </w:rPrChange>
        </w:rPr>
        <w:fldChar w:fldCharType="end"/>
      </w:r>
    </w:p>
    <w:p w:rsidR="00070A53" w:rsidRDefault="00070A53" w:rsidP="001B42CE">
      <w:pPr>
        <w:pStyle w:val="BodyText"/>
        <w:ind w:left="720"/>
        <w:divId w:val="1665861996"/>
        <w:rPr>
          <w:ins w:id="131" w:author="Retalix" w:date="2012-08-27T06:29:00Z"/>
          <w:rFonts w:cs="Arial"/>
          <w:szCs w:val="20"/>
        </w:rPr>
      </w:pPr>
    </w:p>
    <w:p w:rsidR="00EF16C0" w:rsidRDefault="00EF16C0" w:rsidP="001B42CE">
      <w:pPr>
        <w:pStyle w:val="BodyText"/>
        <w:ind w:left="720"/>
        <w:divId w:val="1665861996"/>
        <w:rPr>
          <w:ins w:id="132" w:author="Retalix" w:date="2012-08-27T06:29:00Z"/>
          <w:rFonts w:cs="Arial"/>
          <w:szCs w:val="20"/>
        </w:rPr>
      </w:pPr>
    </w:p>
    <w:p w:rsidR="00EF16C0" w:rsidRPr="00034479" w:rsidRDefault="00EF16C0" w:rsidP="001B42CE">
      <w:pPr>
        <w:pStyle w:val="BodyText"/>
        <w:ind w:left="720"/>
        <w:divId w:val="1665861996"/>
        <w:rPr>
          <w:rFonts w:cs="Arial"/>
          <w:szCs w:val="20"/>
        </w:rPr>
      </w:pPr>
    </w:p>
    <w:p w:rsidR="006D5CAE" w:rsidRPr="002D0934" w:rsidRDefault="003402D9" w:rsidP="00B10757">
      <w:pPr>
        <w:pStyle w:val="BodyText"/>
        <w:numPr>
          <w:ilvl w:val="0"/>
          <w:numId w:val="37"/>
        </w:numPr>
        <w:divId w:val="1665861996"/>
        <w:rPr>
          <w:u w:val="single"/>
        </w:rPr>
      </w:pPr>
      <w:r w:rsidRPr="002D0934">
        <w:rPr>
          <w:b/>
          <w:bCs/>
          <w:u w:val="single"/>
        </w:rPr>
        <w:lastRenderedPageBreak/>
        <w:t>PositiveSrv.dll</w:t>
      </w:r>
      <w:r w:rsidR="0054467C" w:rsidRPr="002D0934">
        <w:rPr>
          <w:u w:val="single"/>
        </w:rPr>
        <w:t xml:space="preserve"> </w:t>
      </w:r>
    </w:p>
    <w:p w:rsidR="00070A53" w:rsidRDefault="006D5CAE" w:rsidP="006D5CAE">
      <w:pPr>
        <w:pStyle w:val="BodyText"/>
        <w:ind w:left="720"/>
        <w:divId w:val="1665861996"/>
        <w:rPr>
          <w:rFonts w:cs="Arial"/>
          <w:szCs w:val="20"/>
        </w:rPr>
      </w:pPr>
      <w:r w:rsidRPr="00034479">
        <w:rPr>
          <w:rFonts w:cs="Arial"/>
          <w:szCs w:val="20"/>
          <w:u w:val="single"/>
        </w:rPr>
        <w:t>Type</w:t>
      </w:r>
      <w:r w:rsidRPr="00034479">
        <w:rPr>
          <w:rFonts w:cs="Arial"/>
          <w:szCs w:val="20"/>
        </w:rPr>
        <w:t>: COM component. It is implemented in Delphi.</w:t>
      </w:r>
    </w:p>
    <w:p w:rsidR="006D5CAE" w:rsidRPr="00034479" w:rsidRDefault="006D5CAE" w:rsidP="006D5CAE">
      <w:pPr>
        <w:pStyle w:val="BodyText"/>
        <w:ind w:left="720"/>
        <w:divId w:val="1665861996"/>
        <w:rPr>
          <w:rFonts w:cs="Arial"/>
          <w:szCs w:val="20"/>
        </w:rPr>
      </w:pPr>
      <w:r w:rsidRPr="00034479">
        <w:rPr>
          <w:rFonts w:cs="Arial"/>
          <w:szCs w:val="20"/>
          <w:u w:val="single"/>
        </w:rPr>
        <w:t>Responsibility</w:t>
      </w:r>
      <w:r w:rsidRPr="00034479">
        <w:rPr>
          <w:rFonts w:cs="Arial"/>
          <w:szCs w:val="20"/>
        </w:rPr>
        <w:t xml:space="preserve">: The component </w:t>
      </w:r>
      <w:r w:rsidR="002E2234" w:rsidRPr="00034479">
        <w:rPr>
          <w:rFonts w:cs="Arial"/>
          <w:szCs w:val="20"/>
        </w:rPr>
        <w:t xml:space="preserve">realizes </w:t>
      </w:r>
      <w:r w:rsidRPr="00034479">
        <w:rPr>
          <w:rFonts w:cs="Arial"/>
          <w:szCs w:val="20"/>
        </w:rPr>
        <w:t xml:space="preserve">most of the functionality in the POS. </w:t>
      </w:r>
    </w:p>
    <w:p w:rsidR="006D5CAE" w:rsidRPr="00034479" w:rsidRDefault="006D5CAE" w:rsidP="0031366C">
      <w:pPr>
        <w:pStyle w:val="BodyText"/>
        <w:ind w:left="720"/>
        <w:divId w:val="1665861996"/>
        <w:rPr>
          <w:rFonts w:cs="Arial"/>
          <w:szCs w:val="20"/>
        </w:rPr>
      </w:pPr>
      <w:r w:rsidRPr="00034479">
        <w:rPr>
          <w:rFonts w:cs="Arial"/>
          <w:szCs w:val="20"/>
          <w:u w:val="single"/>
        </w:rPr>
        <w:t>Dependencies</w:t>
      </w:r>
      <w:r w:rsidRPr="00034479">
        <w:rPr>
          <w:rFonts w:cs="Arial"/>
          <w:szCs w:val="20"/>
        </w:rPr>
        <w:t>: PositiveDBSrv.dll, TraSrv.dll, SlipSrv.dll</w:t>
      </w:r>
      <w:r w:rsidR="00BA02C6" w:rsidRPr="00034479">
        <w:rPr>
          <w:rFonts w:cs="Arial"/>
          <w:szCs w:val="20"/>
        </w:rPr>
        <w:t>, StorePointLog.dll</w:t>
      </w:r>
      <w:r w:rsidR="0031366C">
        <w:rPr>
          <w:rFonts w:cs="Arial"/>
          <w:szCs w:val="20"/>
        </w:rPr>
        <w:t>, StorePointIO.exe,</w:t>
      </w:r>
      <w:r w:rsidR="0031366C" w:rsidRPr="0031366C">
        <w:t xml:space="preserve"> </w:t>
      </w:r>
      <w:r w:rsidR="0031366C" w:rsidRPr="0031366C">
        <w:rPr>
          <w:rFonts w:cs="Arial"/>
          <w:szCs w:val="20"/>
        </w:rPr>
        <w:t>TcpComCln.exe</w:t>
      </w:r>
      <w:r w:rsidR="0031366C">
        <w:rPr>
          <w:rFonts w:cs="Arial"/>
          <w:szCs w:val="20"/>
        </w:rPr>
        <w:t xml:space="preserve">, TaxSrv.dll, SlipSrv.dll, </w:t>
      </w:r>
      <w:r w:rsidR="0031366C" w:rsidRPr="00034479">
        <w:rPr>
          <w:rFonts w:cs="Arial"/>
          <w:szCs w:val="20"/>
        </w:rPr>
        <w:t>OLEListPRS.dll</w:t>
      </w:r>
      <w:r w:rsidR="00BA02C6" w:rsidRPr="00034479">
        <w:rPr>
          <w:rFonts w:cs="Arial"/>
          <w:szCs w:val="20"/>
        </w:rPr>
        <w:t>.</w:t>
      </w:r>
    </w:p>
    <w:p w:rsidR="00666F5B" w:rsidRPr="007F467D" w:rsidRDefault="00666F5B" w:rsidP="00C0589D">
      <w:pPr>
        <w:pStyle w:val="BodyText"/>
        <w:ind w:left="720"/>
        <w:divId w:val="1665861996"/>
        <w:rPr>
          <w:ins w:id="133" w:author="Retalix" w:date="2012-08-22T08:43:00Z"/>
          <w:rStyle w:val="Hyperlink"/>
          <w:rFonts w:cs="Verdana"/>
          <w:u w:val="single"/>
          <w:rPrChange w:id="134" w:author="Retalix" w:date="2012-08-26T13:19:00Z">
            <w:rPr>
              <w:ins w:id="135" w:author="Retalix" w:date="2012-08-22T08:43:00Z"/>
              <w:rFonts w:cs="Arial"/>
              <w:szCs w:val="20"/>
            </w:rPr>
          </w:rPrChange>
        </w:rPr>
      </w:pPr>
      <w:r w:rsidRPr="00034479">
        <w:rPr>
          <w:rFonts w:cs="Arial"/>
          <w:szCs w:val="20"/>
          <w:u w:val="single"/>
        </w:rPr>
        <w:t>Details:</w:t>
      </w:r>
      <w:r w:rsidRPr="00034479">
        <w:rPr>
          <w:rFonts w:cs="Arial"/>
          <w:szCs w:val="20"/>
        </w:rPr>
        <w:t xml:space="preserve"> </w:t>
      </w:r>
      <w:r w:rsidR="00FA6273" w:rsidRPr="00FA6273">
        <w:rPr>
          <w:rStyle w:val="Hyperlink"/>
          <w:rFonts w:cs="Verdana"/>
          <w:u w:val="single"/>
          <w:rPrChange w:id="136" w:author="Retalix" w:date="2012-08-26T13:19:00Z">
            <w:rPr>
              <w:color w:val="0000FF"/>
            </w:rPr>
          </w:rPrChange>
        </w:rPr>
        <w:fldChar w:fldCharType="begin"/>
      </w:r>
      <w:r w:rsidR="00FA6273" w:rsidRPr="00FA6273">
        <w:rPr>
          <w:rStyle w:val="Hyperlink"/>
          <w:rFonts w:cs="Verdana"/>
          <w:u w:val="single"/>
          <w:rPrChange w:id="137" w:author="Retalix" w:date="2012-08-26T13:19:00Z">
            <w:rPr>
              <w:color w:val="0000FF"/>
            </w:rPr>
          </w:rPrChange>
        </w:rPr>
        <w:instrText>HYPERLINK "POS/PositiveSrv.docx"</w:instrText>
      </w:r>
      <w:r w:rsidR="00FA6273" w:rsidRPr="00FA6273">
        <w:rPr>
          <w:rStyle w:val="Hyperlink"/>
          <w:rFonts w:cs="Verdana"/>
          <w:u w:val="single"/>
          <w:rPrChange w:id="138" w:author="Retalix" w:date="2012-08-26T13:19:00Z">
            <w:rPr>
              <w:color w:val="0000FF"/>
            </w:rPr>
          </w:rPrChange>
        </w:rPr>
        <w:fldChar w:fldCharType="separate"/>
      </w:r>
      <w:r w:rsidR="00FA6273" w:rsidRPr="00FA6273">
        <w:rPr>
          <w:rStyle w:val="Hyperlink"/>
          <w:rFonts w:cs="Verdana"/>
          <w:u w:val="single"/>
          <w:rPrChange w:id="139" w:author="Retalix" w:date="2012-08-26T13:19:00Z">
            <w:rPr>
              <w:rStyle w:val="Hyperlink"/>
              <w:rFonts w:cs="Arial"/>
              <w:szCs w:val="20"/>
            </w:rPr>
          </w:rPrChange>
        </w:rPr>
        <w:t>PositiveSRV.docx</w:t>
      </w:r>
      <w:r w:rsidR="00FA6273" w:rsidRPr="00FA6273">
        <w:rPr>
          <w:rStyle w:val="Hyperlink"/>
          <w:rFonts w:cs="Verdana"/>
          <w:u w:val="single"/>
          <w:rPrChange w:id="140" w:author="Retalix" w:date="2012-08-26T13:19:00Z">
            <w:rPr>
              <w:color w:val="0000FF"/>
            </w:rPr>
          </w:rPrChange>
        </w:rPr>
        <w:fldChar w:fldCharType="end"/>
      </w:r>
    </w:p>
    <w:p w:rsidR="004B1A5D" w:rsidRDefault="004B1A5D" w:rsidP="00C0589D">
      <w:pPr>
        <w:pStyle w:val="BodyText"/>
        <w:ind w:left="720"/>
        <w:divId w:val="1665861996"/>
        <w:rPr>
          <w:rFonts w:cs="Arial"/>
          <w:szCs w:val="20"/>
        </w:rPr>
      </w:pPr>
      <w:ins w:id="141" w:author="Retalix" w:date="2012-08-22T08:43:00Z">
        <w:r>
          <w:rPr>
            <w:rFonts w:cs="Arial"/>
            <w:szCs w:val="20"/>
            <w:u w:val="single"/>
          </w:rPr>
          <w:t>Interface:</w:t>
        </w:r>
        <w:r>
          <w:rPr>
            <w:rFonts w:cs="Arial"/>
            <w:szCs w:val="20"/>
          </w:rPr>
          <w:t xml:space="preserve"> PositiveSrv_TLB.</w:t>
        </w:r>
      </w:ins>
    </w:p>
    <w:p w:rsidR="00070A53" w:rsidRPr="00034479" w:rsidRDefault="00070A53" w:rsidP="00C0589D">
      <w:pPr>
        <w:pStyle w:val="BodyText"/>
        <w:ind w:left="720"/>
        <w:divId w:val="1665861996"/>
        <w:rPr>
          <w:rFonts w:cs="Arial"/>
          <w:szCs w:val="20"/>
        </w:rPr>
      </w:pPr>
    </w:p>
    <w:p w:rsidR="00AB1260" w:rsidRPr="002D0934" w:rsidRDefault="003402D9" w:rsidP="003402D9">
      <w:pPr>
        <w:pStyle w:val="BodyText"/>
        <w:numPr>
          <w:ilvl w:val="0"/>
          <w:numId w:val="37"/>
        </w:numPr>
        <w:divId w:val="1665861996"/>
        <w:rPr>
          <w:u w:val="single"/>
        </w:rPr>
      </w:pPr>
      <w:r w:rsidRPr="002D0934">
        <w:rPr>
          <w:b/>
          <w:bCs/>
          <w:u w:val="single"/>
        </w:rPr>
        <w:t>PositiveDBSrv.dll</w:t>
      </w:r>
      <w:r w:rsidR="0054467C" w:rsidRPr="002D0934">
        <w:rPr>
          <w:u w:val="single"/>
        </w:rPr>
        <w:t xml:space="preserve"> </w:t>
      </w:r>
      <w:r w:rsidRPr="002D0934">
        <w:rPr>
          <w:u w:val="single"/>
        </w:rPr>
        <w:t xml:space="preserve"> </w:t>
      </w:r>
    </w:p>
    <w:p w:rsidR="00C3462E" w:rsidRPr="00034479" w:rsidRDefault="00DD0798" w:rsidP="003840DE">
      <w:pPr>
        <w:pStyle w:val="BodyText"/>
        <w:ind w:left="720"/>
        <w:divId w:val="1665861996"/>
        <w:rPr>
          <w:ins w:id="142" w:author="Dariia Iurkova" w:date="2012-08-15T17:44:00Z"/>
          <w:rFonts w:cs="Arial"/>
          <w:u w:val="single"/>
        </w:rPr>
      </w:pPr>
      <w:r w:rsidRPr="00034479">
        <w:rPr>
          <w:rFonts w:cs="Arial"/>
          <w:u w:val="single"/>
        </w:rPr>
        <w:t>Type</w:t>
      </w:r>
      <w:r w:rsidRPr="00034479">
        <w:rPr>
          <w:rFonts w:cs="Arial"/>
        </w:rPr>
        <w:t>: COM component. It is implemented in Delphi.</w:t>
      </w:r>
    </w:p>
    <w:p w:rsidR="00DD0798" w:rsidRPr="00034479" w:rsidRDefault="00DD0798" w:rsidP="003840DE">
      <w:pPr>
        <w:pStyle w:val="BodyText"/>
        <w:ind w:left="720"/>
        <w:divId w:val="1665861996"/>
        <w:rPr>
          <w:rFonts w:cs="Arial"/>
        </w:rPr>
      </w:pPr>
      <w:r w:rsidRPr="00034479">
        <w:rPr>
          <w:rFonts w:cs="Arial"/>
          <w:u w:val="single"/>
        </w:rPr>
        <w:t>Responsibility</w:t>
      </w:r>
      <w:r w:rsidRPr="00034479">
        <w:rPr>
          <w:rFonts w:cs="Arial"/>
        </w:rPr>
        <w:t>: Data object layer (Each table in the DB connects to different unit in PositiveDBSrv).</w:t>
      </w:r>
      <w:ins w:id="143" w:author="Dariia Iurkova" w:date="2012-08-15T17:44:00Z">
        <w:r w:rsidR="00C3462E" w:rsidRPr="00034479">
          <w:rPr>
            <w:rFonts w:cs="Arial"/>
          </w:rPr>
          <w:t xml:space="preserve"> </w:t>
        </w:r>
      </w:ins>
    </w:p>
    <w:p w:rsidR="00DD0798" w:rsidRPr="00034479" w:rsidRDefault="00DD0798" w:rsidP="00C0589D">
      <w:pPr>
        <w:pStyle w:val="BodyText"/>
        <w:ind w:left="720"/>
        <w:divId w:val="1665861996"/>
        <w:rPr>
          <w:rFonts w:cs="Arial"/>
        </w:rPr>
      </w:pPr>
      <w:r w:rsidRPr="00034479">
        <w:rPr>
          <w:rFonts w:cs="Arial"/>
          <w:u w:val="single"/>
        </w:rPr>
        <w:t>Dependencies</w:t>
      </w:r>
      <w:r w:rsidRPr="00034479">
        <w:rPr>
          <w:rFonts w:cs="Arial"/>
        </w:rPr>
        <w:t>: StorePointLog.dll</w:t>
      </w:r>
      <w:r w:rsidR="00BE6B5B">
        <w:rPr>
          <w:rFonts w:cs="Arial"/>
        </w:rPr>
        <w:t xml:space="preserve">, </w:t>
      </w:r>
      <w:r w:rsidR="00BE6B5B" w:rsidRPr="00BE6B5B">
        <w:rPr>
          <w:rFonts w:cs="Arial"/>
        </w:rPr>
        <w:t>MSXML2</w:t>
      </w:r>
      <w:r w:rsidR="00BE6B5B">
        <w:rPr>
          <w:rFonts w:cs="Arial"/>
        </w:rPr>
        <w:t>.dll</w:t>
      </w:r>
      <w:r w:rsidRPr="00034479">
        <w:rPr>
          <w:rFonts w:cs="Arial"/>
        </w:rPr>
        <w:t>.</w:t>
      </w:r>
    </w:p>
    <w:p w:rsidR="002654DD" w:rsidRDefault="002654DD" w:rsidP="00C0589D">
      <w:pPr>
        <w:pStyle w:val="BodyText"/>
        <w:ind w:left="720"/>
        <w:divId w:val="1665861996"/>
      </w:pPr>
      <w:r>
        <w:rPr>
          <w:rFonts w:asciiTheme="minorBidi" w:hAnsiTheme="minorBidi" w:cstheme="minorBidi"/>
          <w:u w:val="single"/>
        </w:rPr>
        <w:t>Details:</w:t>
      </w:r>
      <w:r>
        <w:t xml:space="preserve"> When POS starts in </w:t>
      </w:r>
      <w:r w:rsidRPr="008479C8">
        <w:rPr>
          <w:b/>
          <w:bCs/>
        </w:rPr>
        <w:t>SrvLink.Create</w:t>
      </w:r>
      <w:r>
        <w:t xml:space="preserve"> calls the function </w:t>
      </w:r>
      <w:r w:rsidRPr="008479C8">
        <w:rPr>
          <w:b/>
          <w:bCs/>
        </w:rPr>
        <w:t>TDataAccess</w:t>
      </w:r>
      <w:r>
        <w:rPr>
          <w:b/>
          <w:bCs/>
        </w:rPr>
        <w:t>.</w:t>
      </w:r>
      <w:r w:rsidRPr="008479C8">
        <w:rPr>
          <w:b/>
          <w:bCs/>
        </w:rPr>
        <w:t>ConnectDataBase</w:t>
      </w:r>
      <w:r>
        <w:t xml:space="preserve"> that creates the entire Interface to the </w:t>
      </w:r>
      <w:r w:rsidR="00070A53">
        <w:t>Database</w:t>
      </w:r>
      <w:ins w:id="144" w:author="Dariia Iurkova" w:date="2012-08-15T18:05:00Z">
        <w:r>
          <w:t>.</w:t>
        </w:r>
      </w:ins>
    </w:p>
    <w:p w:rsidR="004B1A5D" w:rsidRDefault="004B1A5D" w:rsidP="004B1A5D">
      <w:pPr>
        <w:pStyle w:val="BodyText"/>
        <w:ind w:left="720"/>
        <w:divId w:val="1665861996"/>
        <w:rPr>
          <w:rFonts w:cs="Arial"/>
          <w:szCs w:val="20"/>
        </w:rPr>
      </w:pPr>
      <w:r>
        <w:rPr>
          <w:rFonts w:cs="Arial"/>
          <w:szCs w:val="20"/>
          <w:u w:val="single"/>
        </w:rPr>
        <w:t>Interface:</w:t>
      </w:r>
      <w:r>
        <w:rPr>
          <w:rFonts w:cs="Arial"/>
          <w:szCs w:val="20"/>
        </w:rPr>
        <w:t xml:space="preserve"> PositiveDBSrv_TLB.</w:t>
      </w:r>
    </w:p>
    <w:p w:rsidR="00070A53" w:rsidRDefault="00070A53" w:rsidP="00C0589D">
      <w:pPr>
        <w:pStyle w:val="BodyText"/>
        <w:ind w:left="720"/>
        <w:divId w:val="1665861996"/>
      </w:pPr>
    </w:p>
    <w:p w:rsidR="00DD0798" w:rsidRPr="002D0934" w:rsidRDefault="003402D9" w:rsidP="003402D9">
      <w:pPr>
        <w:pStyle w:val="BodyText"/>
        <w:numPr>
          <w:ilvl w:val="0"/>
          <w:numId w:val="37"/>
        </w:numPr>
        <w:divId w:val="1665861996"/>
        <w:rPr>
          <w:u w:val="single"/>
        </w:rPr>
      </w:pPr>
      <w:r w:rsidRPr="002D0934">
        <w:rPr>
          <w:b/>
          <w:bCs/>
          <w:u w:val="single"/>
        </w:rPr>
        <w:t>PromoSrv.dll</w:t>
      </w:r>
      <w:r w:rsidR="0054467C" w:rsidRPr="002D0934">
        <w:rPr>
          <w:u w:val="single"/>
        </w:rPr>
        <w:t xml:space="preserve"> </w:t>
      </w:r>
      <w:r w:rsidRPr="002D0934">
        <w:rPr>
          <w:u w:val="single"/>
        </w:rPr>
        <w:t xml:space="preserve"> </w:t>
      </w:r>
    </w:p>
    <w:p w:rsidR="00070A53" w:rsidRDefault="00DD0798" w:rsidP="00DD0798">
      <w:pPr>
        <w:pStyle w:val="BodyText"/>
        <w:ind w:left="720"/>
        <w:divId w:val="1665861996"/>
        <w:rPr>
          <w:rFonts w:cs="Arial"/>
        </w:rPr>
      </w:pPr>
      <w:r w:rsidRPr="00034479">
        <w:rPr>
          <w:rFonts w:cs="Arial"/>
          <w:u w:val="single"/>
        </w:rPr>
        <w:t>Type</w:t>
      </w:r>
      <w:r w:rsidRPr="00034479">
        <w:rPr>
          <w:rFonts w:cs="Arial"/>
        </w:rPr>
        <w:t>: COM component. It is implemented in Delphi.</w:t>
      </w:r>
    </w:p>
    <w:p w:rsidR="00DD0798" w:rsidRPr="00034479" w:rsidRDefault="00DD0798" w:rsidP="00DD0798">
      <w:pPr>
        <w:pStyle w:val="BodyText"/>
        <w:ind w:left="720"/>
        <w:divId w:val="1665861996"/>
        <w:rPr>
          <w:rFonts w:cs="Arial"/>
          <w:u w:val="single"/>
        </w:rPr>
      </w:pPr>
      <w:r w:rsidRPr="00034479">
        <w:rPr>
          <w:rFonts w:cs="Arial"/>
          <w:u w:val="single"/>
        </w:rPr>
        <w:t>Responsibility</w:t>
      </w:r>
      <w:r w:rsidRPr="00034479">
        <w:rPr>
          <w:rFonts w:cs="Arial"/>
        </w:rPr>
        <w:t xml:space="preserve">: Contain the connection to local promotion (call to PositiveDBSrv that connect to the DB) or to remote promotion (like LPE). </w:t>
      </w:r>
    </w:p>
    <w:p w:rsidR="00DD0798" w:rsidRPr="00034479" w:rsidRDefault="00DD0798" w:rsidP="002654DD">
      <w:pPr>
        <w:pStyle w:val="BodyText"/>
        <w:ind w:left="720"/>
        <w:divId w:val="1665861996"/>
        <w:rPr>
          <w:rFonts w:cs="Arial"/>
        </w:rPr>
      </w:pPr>
      <w:r w:rsidRPr="00034479">
        <w:rPr>
          <w:rFonts w:cs="Arial"/>
          <w:u w:val="single"/>
        </w:rPr>
        <w:t>Dependencies</w:t>
      </w:r>
      <w:r w:rsidRPr="00034479">
        <w:rPr>
          <w:rFonts w:cs="Arial"/>
        </w:rPr>
        <w:t>: PositiveSrv.dll, StorePointLog.dll.</w:t>
      </w:r>
    </w:p>
    <w:p w:rsidR="008F4108" w:rsidRDefault="00232A25">
      <w:pPr>
        <w:pStyle w:val="BodyText"/>
        <w:ind w:left="1440" w:hanging="720"/>
        <w:divId w:val="1665861996"/>
      </w:pPr>
      <w:r w:rsidRPr="00232A25">
        <w:rPr>
          <w:u w:val="single"/>
        </w:rPr>
        <w:t>Details</w:t>
      </w:r>
      <w:r w:rsidR="002654DD">
        <w:t xml:space="preserve">: Writes in the registry under </w:t>
      </w:r>
      <w:r w:rsidR="002654DD" w:rsidRPr="008479C8">
        <w:rPr>
          <w:i/>
          <w:iCs/>
        </w:rPr>
        <w:t>HKEY_LOCAL_MACHINE\SOFTWARE\Positive\POSITIVE32\Promotions\UseBucketSystem</w:t>
      </w:r>
      <w:r w:rsidR="002654DD">
        <w:rPr>
          <w:i/>
          <w:iCs/>
        </w:rPr>
        <w:t>:</w:t>
      </w:r>
    </w:p>
    <w:p w:rsidR="00A7550D" w:rsidRDefault="002654DD">
      <w:pPr>
        <w:pStyle w:val="BodyText"/>
        <w:ind w:left="1440"/>
        <w:divId w:val="1665861996"/>
      </w:pPr>
      <w:r>
        <w:t xml:space="preserve">0 </w:t>
      </w:r>
      <w:del w:id="145" w:author="Retalix" w:date="2012-08-26T13:55:00Z">
        <w:r w:rsidDel="00B61940">
          <w:delText>-</w:delText>
        </w:r>
      </w:del>
      <w:ins w:id="146" w:author="Retalix" w:date="2012-08-26T13:55:00Z">
        <w:r w:rsidR="00B61940">
          <w:t>–</w:t>
        </w:r>
      </w:ins>
      <w:r>
        <w:t xml:space="preserve"> one</w:t>
      </w:r>
      <w:ins w:id="147" w:author="Retalix" w:date="2012-08-26T13:55:00Z">
        <w:r w:rsidR="00B61940">
          <w:t>-</w:t>
        </w:r>
      </w:ins>
      <w:del w:id="148" w:author="Retalix" w:date="2012-08-26T13:56:00Z">
        <w:r w:rsidDel="00B61940">
          <w:delText xml:space="preserve"> </w:delText>
        </w:r>
      </w:del>
      <w:r>
        <w:t>to</w:t>
      </w:r>
      <w:ins w:id="149" w:author="Retalix" w:date="2012-08-26T13:55:00Z">
        <w:r w:rsidR="00B61940">
          <w:t>-</w:t>
        </w:r>
      </w:ins>
      <w:del w:id="150" w:author="Retalix" w:date="2012-08-26T13:55:00Z">
        <w:r w:rsidDel="00B61940">
          <w:delText xml:space="preserve"> </w:delText>
        </w:r>
      </w:del>
      <w:r>
        <w:t xml:space="preserve">many – local </w:t>
      </w:r>
      <w:del w:id="151" w:author="Retalix" w:date="2012-08-26T13:55:00Z">
        <w:r w:rsidDel="00B61940">
          <w:delText>promotion</w:delText>
        </w:r>
      </w:del>
      <w:ins w:id="152" w:author="Retalix" w:date="2012-08-26T13:55:00Z">
        <w:r w:rsidR="00B61940">
          <w:t>promotions</w:t>
        </w:r>
      </w:ins>
      <w:r>
        <w:t xml:space="preserve"> that come from Item table in Class field.</w:t>
      </w:r>
    </w:p>
    <w:p w:rsidR="00A7550D" w:rsidRDefault="002654DD">
      <w:pPr>
        <w:pStyle w:val="BodyText"/>
        <w:ind w:left="1440"/>
        <w:divId w:val="1665861996"/>
      </w:pPr>
      <w:r>
        <w:t xml:space="preserve">1- many </w:t>
      </w:r>
      <w:ins w:id="153" w:author="Retalix" w:date="2012-08-26T13:56:00Z">
        <w:r w:rsidR="00B61940">
          <w:t>–</w:t>
        </w:r>
      </w:ins>
      <w:r>
        <w:t>to</w:t>
      </w:r>
      <w:ins w:id="154" w:author="Retalix" w:date="2012-08-26T13:56:00Z">
        <w:r w:rsidR="00B61940">
          <w:t>-</w:t>
        </w:r>
      </w:ins>
      <w:del w:id="155" w:author="Retalix" w:date="2012-08-26T13:56:00Z">
        <w:r w:rsidDel="00B61940">
          <w:delText xml:space="preserve"> </w:delText>
        </w:r>
      </w:del>
      <w:r>
        <w:t>many – local promotion that come from ItemClassLines table and connect several itemId to the same class.</w:t>
      </w:r>
    </w:p>
    <w:p w:rsidR="002654DD" w:rsidDel="00B61940" w:rsidRDefault="002654DD" w:rsidP="002654DD">
      <w:pPr>
        <w:pStyle w:val="BodyText"/>
        <w:ind w:left="1440"/>
        <w:divId w:val="1665861996"/>
        <w:rPr>
          <w:del w:id="156" w:author="Retalix" w:date="2012-08-26T13:54:00Z"/>
          <w:rStyle w:val="Hyperlink"/>
          <w:rFonts w:cs="Verdana"/>
          <w:u w:val="single"/>
        </w:rPr>
      </w:pPr>
      <w:r>
        <w:t>2- LPE – remote engine.</w:t>
      </w:r>
      <w:ins w:id="157" w:author="Retalix" w:date="2012-08-20T07:55:00Z">
        <w:r w:rsidR="009C0A3B">
          <w:t xml:space="preserve"> </w:t>
        </w:r>
        <w:r w:rsidR="00FA6273" w:rsidRPr="00FA6273">
          <w:rPr>
            <w:shd w:val="clear" w:color="auto" w:fill="FFFFFF" w:themeFill="background1"/>
            <w:rPrChange w:id="158" w:author="Retalix" w:date="2012-08-26T13:54:00Z">
              <w:rPr>
                <w:color w:val="0000FF"/>
                <w:highlight w:val="cyan"/>
              </w:rPr>
            </w:rPrChange>
          </w:rPr>
          <w:t xml:space="preserve">See more detail </w:t>
        </w:r>
      </w:ins>
      <w:ins w:id="159" w:author="Retalix" w:date="2012-08-26T13:54:00Z">
        <w:r w:rsidR="00FA6273" w:rsidRPr="00FA6273">
          <w:rPr>
            <w:shd w:val="clear" w:color="auto" w:fill="FFFFFF" w:themeFill="background1"/>
            <w:rPrChange w:id="160" w:author="Retalix" w:date="2012-08-26T13:54:00Z">
              <w:rPr>
                <w:color w:val="0000FF"/>
                <w:shd w:val="clear" w:color="auto" w:fill="FFFFFF" w:themeFill="background1"/>
              </w:rPr>
            </w:rPrChange>
          </w:rPr>
          <w:t>in:</w:t>
        </w:r>
      </w:ins>
      <w:ins w:id="161" w:author="Retalix" w:date="2012-08-20T07:55:00Z">
        <w:r w:rsidR="00FA6273" w:rsidRPr="00FA6273">
          <w:rPr>
            <w:shd w:val="clear" w:color="auto" w:fill="FFFFFF" w:themeFill="background1"/>
            <w:rPrChange w:id="162" w:author="Retalix" w:date="2012-08-26T13:54:00Z">
              <w:rPr>
                <w:color w:val="0000FF"/>
                <w:highlight w:val="cyan"/>
              </w:rPr>
            </w:rPrChange>
          </w:rPr>
          <w:t xml:space="preserve"> </w:t>
        </w:r>
      </w:ins>
      <w:ins w:id="163" w:author="Retalix" w:date="2012-08-26T13:54:00Z">
        <w:r w:rsidR="00FA6273" w:rsidRPr="00FA6273">
          <w:rPr>
            <w:rStyle w:val="Hyperlink"/>
            <w:rFonts w:cs="Verdana"/>
            <w:u w:val="single"/>
            <w:rPrChange w:id="164" w:author="Retalix" w:date="2012-08-26T13:54:00Z">
              <w:rPr>
                <w:color w:val="0000FF"/>
              </w:rPr>
            </w:rPrChange>
          </w:rPr>
          <w:t>Store Point LPE Integration.docx</w:t>
        </w:r>
      </w:ins>
    </w:p>
    <w:p w:rsidR="00B61940" w:rsidRDefault="00B61940" w:rsidP="00B61940">
      <w:pPr>
        <w:pStyle w:val="BodyText"/>
        <w:ind w:left="1440"/>
        <w:divId w:val="1665861996"/>
        <w:rPr>
          <w:ins w:id="165" w:author="Retalix" w:date="2012-08-26T13:54:00Z"/>
        </w:rPr>
      </w:pPr>
    </w:p>
    <w:p w:rsidR="002654DD" w:rsidRDefault="002654DD" w:rsidP="002654DD">
      <w:pPr>
        <w:pStyle w:val="BodyText"/>
        <w:ind w:left="1440"/>
        <w:divId w:val="1665861996"/>
        <w:rPr>
          <w:ins w:id="166" w:author="Retalix" w:date="2012-08-22T08:44:00Z"/>
        </w:rPr>
      </w:pPr>
      <w:r>
        <w:t>3- Next Promo – remote engine from StoreLineIL</w:t>
      </w:r>
    </w:p>
    <w:p w:rsidR="004B1A5D" w:rsidRDefault="004B1A5D" w:rsidP="004B1A5D">
      <w:pPr>
        <w:pStyle w:val="BodyText"/>
        <w:ind w:left="720"/>
        <w:divId w:val="1665861996"/>
        <w:rPr>
          <w:ins w:id="167" w:author="Retalix" w:date="2012-08-22T08:44:00Z"/>
          <w:rFonts w:cs="Arial"/>
          <w:szCs w:val="20"/>
        </w:rPr>
      </w:pPr>
      <w:ins w:id="168" w:author="Retalix" w:date="2012-08-22T08:44:00Z">
        <w:r>
          <w:rPr>
            <w:rFonts w:cs="Arial"/>
            <w:szCs w:val="20"/>
            <w:u w:val="single"/>
          </w:rPr>
          <w:t>Interface:</w:t>
        </w:r>
        <w:r>
          <w:rPr>
            <w:rFonts w:cs="Arial"/>
            <w:szCs w:val="20"/>
          </w:rPr>
          <w:t xml:space="preserve"> PromoSrv_TLB.</w:t>
        </w:r>
      </w:ins>
    </w:p>
    <w:p w:rsidR="00000000" w:rsidRDefault="00DA6272">
      <w:pPr>
        <w:pStyle w:val="BodyText"/>
        <w:divId w:val="1665861996"/>
        <w:rPr>
          <w:del w:id="169" w:author="Retalix" w:date="2012-08-22T09:21:00Z"/>
        </w:rPr>
        <w:pPrChange w:id="170" w:author="Retalix" w:date="2012-08-22T08:44:00Z">
          <w:pPr>
            <w:pStyle w:val="BodyText"/>
            <w:ind w:left="1440"/>
            <w:divId w:val="1665861996"/>
          </w:pPr>
        </w:pPrChange>
      </w:pPr>
    </w:p>
    <w:p w:rsidR="00070A53" w:rsidRDefault="00070A53" w:rsidP="002654DD">
      <w:pPr>
        <w:pStyle w:val="BodyText"/>
        <w:ind w:left="1440"/>
        <w:divId w:val="1665861996"/>
        <w:rPr>
          <w:ins w:id="171" w:author="Dariia Iurkova" w:date="2012-08-15T18:04:00Z"/>
        </w:rPr>
      </w:pPr>
    </w:p>
    <w:p w:rsidR="00C0589D" w:rsidRPr="002D0934" w:rsidRDefault="003402D9" w:rsidP="003402D9">
      <w:pPr>
        <w:pStyle w:val="BodyText"/>
        <w:numPr>
          <w:ilvl w:val="0"/>
          <w:numId w:val="37"/>
        </w:numPr>
        <w:divId w:val="1665861996"/>
        <w:rPr>
          <w:u w:val="single"/>
        </w:rPr>
      </w:pPr>
      <w:r w:rsidRPr="002D0934">
        <w:rPr>
          <w:b/>
          <w:bCs/>
          <w:u w:val="single"/>
        </w:rPr>
        <w:t>TraSrv.dll</w:t>
      </w:r>
      <w:r w:rsidR="0054467C" w:rsidRPr="002D0934">
        <w:rPr>
          <w:u w:val="single"/>
        </w:rPr>
        <w:t xml:space="preserve"> </w:t>
      </w:r>
      <w:r w:rsidRPr="002D0934">
        <w:rPr>
          <w:u w:val="single"/>
        </w:rPr>
        <w:t xml:space="preserve"> </w:t>
      </w:r>
    </w:p>
    <w:p w:rsidR="00070A53" w:rsidRDefault="00C0589D" w:rsidP="00C0589D">
      <w:pPr>
        <w:pStyle w:val="BodyText"/>
        <w:ind w:left="720"/>
        <w:divId w:val="1665861996"/>
        <w:rPr>
          <w:rFonts w:cs="Arial"/>
        </w:rPr>
      </w:pPr>
      <w:r w:rsidRPr="00034479">
        <w:rPr>
          <w:rFonts w:cs="Arial"/>
          <w:u w:val="single"/>
        </w:rPr>
        <w:t>Type</w:t>
      </w:r>
      <w:r w:rsidRPr="00034479">
        <w:rPr>
          <w:rFonts w:cs="Arial"/>
        </w:rPr>
        <w:t>: COM component. It is implemented in Delphi.</w:t>
      </w:r>
    </w:p>
    <w:p w:rsidR="003402D9" w:rsidRPr="00034479" w:rsidRDefault="00C0589D" w:rsidP="00C0589D">
      <w:pPr>
        <w:pStyle w:val="BodyText"/>
        <w:ind w:left="720"/>
        <w:divId w:val="1665861996"/>
        <w:rPr>
          <w:rFonts w:cs="Arial"/>
        </w:rPr>
      </w:pPr>
      <w:r w:rsidRPr="00034479">
        <w:rPr>
          <w:rFonts w:cs="Arial"/>
          <w:u w:val="single"/>
        </w:rPr>
        <w:t>Responsibility</w:t>
      </w:r>
      <w:r w:rsidRPr="00034479">
        <w:rPr>
          <w:rFonts w:cs="Arial"/>
        </w:rPr>
        <w:t xml:space="preserve">: </w:t>
      </w:r>
      <w:r w:rsidR="003402D9" w:rsidRPr="00034479">
        <w:rPr>
          <w:rFonts w:cs="Arial"/>
        </w:rPr>
        <w:t>Get trs file and write it to Tra file.</w:t>
      </w:r>
    </w:p>
    <w:p w:rsidR="00BA02C6" w:rsidRDefault="00BA02C6" w:rsidP="00BA02C6">
      <w:pPr>
        <w:pStyle w:val="BodyText"/>
        <w:ind w:left="720"/>
        <w:divId w:val="1665861996"/>
        <w:rPr>
          <w:rFonts w:cs="Arial"/>
        </w:rPr>
      </w:pPr>
      <w:r w:rsidRPr="00034479">
        <w:rPr>
          <w:rFonts w:cs="Arial"/>
          <w:u w:val="single"/>
        </w:rPr>
        <w:t>Dependencies</w:t>
      </w:r>
      <w:r w:rsidRPr="00034479">
        <w:rPr>
          <w:rFonts w:cs="Arial"/>
        </w:rPr>
        <w:t>: OLEListPRS.dll</w:t>
      </w:r>
      <w:r w:rsidR="00BE6B5B">
        <w:rPr>
          <w:rFonts w:cs="Arial"/>
        </w:rPr>
        <w:t xml:space="preserve">, </w:t>
      </w:r>
      <w:r w:rsidR="00BE6B5B" w:rsidRPr="00034479">
        <w:rPr>
          <w:rFonts w:cs="Arial"/>
        </w:rPr>
        <w:t>StorePointLog.dll</w:t>
      </w:r>
      <w:r w:rsidR="00BE6B5B">
        <w:rPr>
          <w:rFonts w:cs="Arial"/>
        </w:rPr>
        <w:t xml:space="preserve">, PositiveDBSrv.dll. </w:t>
      </w:r>
    </w:p>
    <w:p w:rsidR="0031366C" w:rsidRDefault="0031366C" w:rsidP="0031366C">
      <w:pPr>
        <w:pStyle w:val="BodyText"/>
        <w:ind w:left="720"/>
        <w:divId w:val="1665861996"/>
        <w:rPr>
          <w:ins w:id="172" w:author="Retalix" w:date="2012-08-22T08:44:00Z"/>
          <w:rFonts w:cs="Arial"/>
          <w:szCs w:val="20"/>
        </w:rPr>
      </w:pPr>
      <w:ins w:id="173" w:author="Dariia Iurkova" w:date="2012-08-15T18:12:00Z">
        <w:r w:rsidRPr="00034479">
          <w:rPr>
            <w:rFonts w:cs="Arial"/>
            <w:szCs w:val="20"/>
            <w:u w:val="single"/>
          </w:rPr>
          <w:t>Details:</w:t>
        </w:r>
        <w:r w:rsidRPr="00034479">
          <w:rPr>
            <w:rFonts w:cs="Arial"/>
            <w:szCs w:val="20"/>
          </w:rPr>
          <w:t xml:space="preserve"> </w:t>
        </w:r>
      </w:ins>
      <w:r w:rsidR="00FA6273" w:rsidRPr="00FA6273">
        <w:rPr>
          <w:rStyle w:val="Hyperlink"/>
          <w:rFonts w:cs="Verdana"/>
          <w:u w:val="single"/>
          <w:rPrChange w:id="174" w:author="Retalix" w:date="2012-08-26T13:20:00Z">
            <w:rPr>
              <w:rFonts w:cs="Arial"/>
              <w:color w:val="0000FF"/>
              <w:szCs w:val="20"/>
            </w:rPr>
          </w:rPrChange>
        </w:rPr>
        <w:t>Tra</w:t>
      </w:r>
      <w:commentRangeStart w:id="175"/>
      <w:ins w:id="176" w:author="Dariia Iurkova" w:date="2012-08-15T18:12:00Z">
        <w:r w:rsidR="00FA6273" w:rsidRPr="00FA6273">
          <w:rPr>
            <w:rStyle w:val="Hyperlink"/>
            <w:rFonts w:cs="Verdana"/>
            <w:u w:val="single"/>
            <w:rPrChange w:id="177" w:author="Retalix" w:date="2012-08-26T13:20:00Z">
              <w:rPr>
                <w:rFonts w:cs="Arial"/>
                <w:color w:val="0000FF"/>
                <w:szCs w:val="20"/>
              </w:rPr>
            </w:rPrChange>
          </w:rPr>
          <w:t>S</w:t>
        </w:r>
      </w:ins>
      <w:r w:rsidR="00FA6273" w:rsidRPr="00FA6273">
        <w:rPr>
          <w:rStyle w:val="Hyperlink"/>
          <w:rFonts w:cs="Verdana"/>
          <w:u w:val="single"/>
          <w:rPrChange w:id="178" w:author="Retalix" w:date="2012-08-26T13:20:00Z">
            <w:rPr>
              <w:rFonts w:cs="Arial"/>
              <w:color w:val="0000FF"/>
              <w:szCs w:val="20"/>
            </w:rPr>
          </w:rPrChange>
        </w:rPr>
        <w:t>rv</w:t>
      </w:r>
      <w:ins w:id="179" w:author="Dariia Iurkova" w:date="2012-08-15T18:12:00Z">
        <w:r w:rsidR="00FA6273" w:rsidRPr="00FA6273">
          <w:rPr>
            <w:rStyle w:val="Hyperlink"/>
            <w:rFonts w:cs="Verdana"/>
            <w:u w:val="single"/>
            <w:rPrChange w:id="180" w:author="Retalix" w:date="2012-08-26T13:20:00Z">
              <w:rPr>
                <w:rFonts w:cs="Arial"/>
                <w:color w:val="0000FF"/>
                <w:szCs w:val="20"/>
              </w:rPr>
            </w:rPrChange>
          </w:rPr>
          <w:t>.docx</w:t>
        </w:r>
        <w:commentRangeEnd w:id="175"/>
        <w:r w:rsidR="00FA6273" w:rsidRPr="00FA6273">
          <w:rPr>
            <w:rStyle w:val="Hyperlink"/>
            <w:rFonts w:cs="Verdana"/>
            <w:u w:val="single"/>
            <w:rPrChange w:id="181" w:author="Retalix" w:date="2012-08-26T13:20:00Z">
              <w:rPr>
                <w:rStyle w:val="CommentReference"/>
                <w:rFonts w:cs="Arial"/>
                <w:sz w:val="20"/>
                <w:szCs w:val="20"/>
              </w:rPr>
            </w:rPrChange>
          </w:rPr>
          <w:commentReference w:id="175"/>
        </w:r>
      </w:ins>
    </w:p>
    <w:p w:rsidR="004B1A5D" w:rsidRDefault="004B1A5D" w:rsidP="004B1A5D">
      <w:pPr>
        <w:pStyle w:val="BodyText"/>
        <w:ind w:left="720"/>
        <w:divId w:val="1665861996"/>
        <w:rPr>
          <w:ins w:id="182" w:author="Retalix" w:date="2012-08-22T08:44:00Z"/>
          <w:rFonts w:cs="Arial"/>
          <w:szCs w:val="20"/>
        </w:rPr>
      </w:pPr>
      <w:ins w:id="183" w:author="Retalix" w:date="2012-08-22T08:44:00Z">
        <w:r>
          <w:rPr>
            <w:rFonts w:cs="Arial"/>
            <w:szCs w:val="20"/>
            <w:u w:val="single"/>
          </w:rPr>
          <w:t>Interface:</w:t>
        </w:r>
        <w:r>
          <w:rPr>
            <w:rFonts w:cs="Arial"/>
            <w:szCs w:val="20"/>
          </w:rPr>
          <w:t xml:space="preserve"> TraSrv_TLB.</w:t>
        </w:r>
      </w:ins>
    </w:p>
    <w:p w:rsidR="004B1A5D" w:rsidRDefault="004B1A5D" w:rsidP="0031366C">
      <w:pPr>
        <w:pStyle w:val="BodyText"/>
        <w:ind w:left="720"/>
        <w:divId w:val="1665861996"/>
        <w:rPr>
          <w:rFonts w:cs="Arial"/>
          <w:szCs w:val="20"/>
        </w:rPr>
      </w:pPr>
    </w:p>
    <w:p w:rsidR="003402D9" w:rsidRDefault="003402D9" w:rsidP="00BE6B5B">
      <w:pPr>
        <w:pStyle w:val="BodyText"/>
        <w:numPr>
          <w:ilvl w:val="0"/>
          <w:numId w:val="37"/>
        </w:numPr>
        <w:divId w:val="1665861996"/>
      </w:pPr>
      <w:r w:rsidRPr="002D0934">
        <w:rPr>
          <w:b/>
          <w:bCs/>
          <w:u w:val="single"/>
        </w:rPr>
        <w:t>StorePointIO.exe</w:t>
      </w:r>
      <w:r w:rsidR="00BE6B5B">
        <w:t xml:space="preserve"> </w:t>
      </w:r>
    </w:p>
    <w:p w:rsidR="00BE6B5B" w:rsidRDefault="00BE6B5B" w:rsidP="00BE6B5B">
      <w:pPr>
        <w:pStyle w:val="BodyText"/>
        <w:ind w:left="720"/>
        <w:divId w:val="1665861996"/>
        <w:rPr>
          <w:rFonts w:cs="Arial"/>
        </w:rPr>
      </w:pPr>
      <w:r w:rsidRPr="00034479">
        <w:rPr>
          <w:rFonts w:cs="Arial"/>
          <w:u w:val="single"/>
        </w:rPr>
        <w:t>Type</w:t>
      </w:r>
      <w:r w:rsidRPr="00034479">
        <w:rPr>
          <w:rFonts w:cs="Arial"/>
        </w:rPr>
        <w:t>: COM component. It is implemented in Delphi.</w:t>
      </w:r>
    </w:p>
    <w:p w:rsidR="00BE6B5B" w:rsidRDefault="00BE6B5B" w:rsidP="00BE6B5B">
      <w:pPr>
        <w:pStyle w:val="BodyText"/>
        <w:ind w:left="720"/>
        <w:divId w:val="1665861996"/>
        <w:rPr>
          <w:rFonts w:cs="Arial"/>
        </w:rPr>
      </w:pPr>
      <w:r w:rsidRPr="00034479">
        <w:rPr>
          <w:rFonts w:cs="Arial"/>
          <w:u w:val="single"/>
        </w:rPr>
        <w:t>Responsibility</w:t>
      </w:r>
      <w:r w:rsidRPr="00034479">
        <w:rPr>
          <w:rFonts w:cs="Arial"/>
        </w:rPr>
        <w:t xml:space="preserve">: </w:t>
      </w:r>
      <w:r>
        <w:t>Peripherals link to OPOS</w:t>
      </w:r>
      <w:r>
        <w:rPr>
          <w:rFonts w:cs="Arial"/>
        </w:rPr>
        <w:t>.</w:t>
      </w:r>
    </w:p>
    <w:p w:rsidR="00BE6B5B" w:rsidRDefault="00BE6B5B" w:rsidP="00070A53">
      <w:pPr>
        <w:pStyle w:val="BodyText"/>
        <w:ind w:left="720"/>
        <w:divId w:val="1665861996"/>
        <w:rPr>
          <w:rFonts w:cs="Arial"/>
        </w:rPr>
      </w:pPr>
      <w:r w:rsidRPr="00034479">
        <w:rPr>
          <w:rFonts w:cs="Arial"/>
          <w:u w:val="single"/>
        </w:rPr>
        <w:t>Dependencies</w:t>
      </w:r>
      <w:r w:rsidRPr="00034479">
        <w:rPr>
          <w:rFonts w:cs="Arial"/>
        </w:rPr>
        <w:t xml:space="preserve">: </w:t>
      </w:r>
      <w:r w:rsidR="00C75D83">
        <w:rPr>
          <w:rFonts w:cs="Arial"/>
        </w:rPr>
        <w:t>OPOS (</w:t>
      </w:r>
      <w:r w:rsidR="00070A53">
        <w:rPr>
          <w:rFonts w:cs="Arial"/>
        </w:rPr>
        <w:t xml:space="preserve">cash changer, printer, scanner, </w:t>
      </w:r>
      <w:proofErr w:type="gramStart"/>
      <w:r w:rsidR="00070A53">
        <w:rPr>
          <w:rFonts w:cs="Arial"/>
        </w:rPr>
        <w:t>Micr</w:t>
      </w:r>
      <w:proofErr w:type="gramEnd"/>
      <w:r w:rsidR="00070A53">
        <w:rPr>
          <w:rFonts w:cs="Arial"/>
        </w:rPr>
        <w:t xml:space="preserve">, Line display, cash drawer, MSR, Scale, fiscal </w:t>
      </w:r>
      <w:r w:rsidR="00C75D83">
        <w:rPr>
          <w:rFonts w:cs="Arial"/>
        </w:rPr>
        <w:t>printer), MaintSrv.dll</w:t>
      </w:r>
      <w:r w:rsidR="00070A53">
        <w:rPr>
          <w:rFonts w:cs="Arial"/>
        </w:rPr>
        <w:t>, POSEJ</w:t>
      </w:r>
      <w:r w:rsidRPr="00034479">
        <w:rPr>
          <w:rFonts w:cs="Arial"/>
        </w:rPr>
        <w:t>.dll</w:t>
      </w:r>
      <w:r>
        <w:rPr>
          <w:rFonts w:cs="Arial"/>
        </w:rPr>
        <w:t xml:space="preserve">, </w:t>
      </w:r>
      <w:r w:rsidRPr="00034479">
        <w:rPr>
          <w:rFonts w:cs="Arial"/>
        </w:rPr>
        <w:t>StorePointLog.dll</w:t>
      </w:r>
      <w:r>
        <w:rPr>
          <w:rFonts w:cs="Arial"/>
        </w:rPr>
        <w:t>.</w:t>
      </w:r>
    </w:p>
    <w:p w:rsidR="00BE6B5B" w:rsidRDefault="00BE6B5B" w:rsidP="006D0CCA">
      <w:pPr>
        <w:pStyle w:val="BodyText"/>
        <w:ind w:left="720"/>
        <w:divId w:val="1665861996"/>
        <w:rPr>
          <w:ins w:id="184" w:author="Retalix" w:date="2012-08-22T08:44:00Z"/>
        </w:rPr>
      </w:pPr>
      <w:r w:rsidRPr="00034479">
        <w:rPr>
          <w:rFonts w:cs="Arial"/>
          <w:szCs w:val="20"/>
          <w:u w:val="single"/>
        </w:rPr>
        <w:t>Details:</w:t>
      </w:r>
      <w:r w:rsidRPr="00034479">
        <w:rPr>
          <w:rFonts w:cs="Arial"/>
          <w:szCs w:val="20"/>
        </w:rPr>
        <w:t xml:space="preserve"> </w:t>
      </w:r>
      <w:r w:rsidR="00070A53">
        <w:t xml:space="preserve">When POS starts in </w:t>
      </w:r>
      <w:r w:rsidR="00070A53" w:rsidRPr="008479C8">
        <w:rPr>
          <w:b/>
          <w:bCs/>
        </w:rPr>
        <w:t>SrvLink.Create</w:t>
      </w:r>
      <w:r w:rsidR="00070A53">
        <w:t xml:space="preserve"> calls the function </w:t>
      </w:r>
      <w:r w:rsidR="006D0CCA" w:rsidRPr="006D0CCA">
        <w:rPr>
          <w:b/>
          <w:bCs/>
        </w:rPr>
        <w:t>IOConnect</w:t>
      </w:r>
      <w:r w:rsidR="006D0CCA">
        <w:t xml:space="preserve"> that create </w:t>
      </w:r>
      <w:r w:rsidR="006D0CCA" w:rsidRPr="006D0CCA">
        <w:rPr>
          <w:b/>
          <w:bCs/>
        </w:rPr>
        <w:t>IOSystemLink</w:t>
      </w:r>
      <w:r w:rsidR="006D0CCA">
        <w:t xml:space="preserve"> that create </w:t>
      </w:r>
      <w:r w:rsidR="006D0CCA" w:rsidRPr="006D0CCA">
        <w:rPr>
          <w:b/>
          <w:bCs/>
        </w:rPr>
        <w:t>StorePointIO</w:t>
      </w:r>
      <w:r w:rsidR="006D0CCA">
        <w:t>.</w:t>
      </w:r>
    </w:p>
    <w:p w:rsidR="004B1A5D" w:rsidRDefault="004B1A5D" w:rsidP="004B1A5D">
      <w:pPr>
        <w:pStyle w:val="BodyText"/>
        <w:ind w:left="720"/>
        <w:divId w:val="1665861996"/>
        <w:rPr>
          <w:ins w:id="185" w:author="Retalix" w:date="2012-08-22T08:44:00Z"/>
          <w:rFonts w:cs="Arial"/>
          <w:szCs w:val="20"/>
        </w:rPr>
      </w:pPr>
      <w:ins w:id="186" w:author="Retalix" w:date="2012-08-22T08:44:00Z">
        <w:r>
          <w:rPr>
            <w:rFonts w:cs="Arial"/>
            <w:szCs w:val="20"/>
            <w:u w:val="single"/>
          </w:rPr>
          <w:lastRenderedPageBreak/>
          <w:t>Interface:</w:t>
        </w:r>
        <w:r>
          <w:rPr>
            <w:rFonts w:cs="Arial"/>
            <w:szCs w:val="20"/>
          </w:rPr>
          <w:t xml:space="preserve"> </w:t>
        </w:r>
      </w:ins>
      <w:ins w:id="187" w:author="Retalix" w:date="2012-08-22T08:45:00Z">
        <w:r>
          <w:rPr>
            <w:rFonts w:cs="Arial"/>
            <w:szCs w:val="20"/>
          </w:rPr>
          <w:t>StorePointIO</w:t>
        </w:r>
      </w:ins>
      <w:ins w:id="188" w:author="Retalix" w:date="2012-08-22T08:44:00Z">
        <w:r>
          <w:rPr>
            <w:rFonts w:cs="Arial"/>
            <w:szCs w:val="20"/>
          </w:rPr>
          <w:t>_TLB.</w:t>
        </w:r>
      </w:ins>
    </w:p>
    <w:p w:rsidR="004B1A5D" w:rsidRDefault="004B1A5D" w:rsidP="006D0CCA">
      <w:pPr>
        <w:pStyle w:val="BodyText"/>
        <w:ind w:left="720"/>
        <w:divId w:val="1665861996"/>
      </w:pPr>
    </w:p>
    <w:p w:rsidR="00070A53" w:rsidRDefault="00070A53" w:rsidP="00070A53">
      <w:pPr>
        <w:pStyle w:val="BodyText"/>
        <w:ind w:left="720"/>
        <w:divId w:val="1665861996"/>
      </w:pPr>
    </w:p>
    <w:p w:rsidR="003402D9" w:rsidRDefault="003402D9" w:rsidP="006D0CCA">
      <w:pPr>
        <w:pStyle w:val="BodyText"/>
        <w:numPr>
          <w:ilvl w:val="0"/>
          <w:numId w:val="37"/>
        </w:numPr>
        <w:divId w:val="1665861996"/>
      </w:pPr>
      <w:r w:rsidRPr="002D0934">
        <w:rPr>
          <w:b/>
          <w:bCs/>
          <w:u w:val="single"/>
        </w:rPr>
        <w:t>SlipSrv.dll</w:t>
      </w:r>
    </w:p>
    <w:p w:rsidR="00070A53" w:rsidRDefault="00070A53" w:rsidP="00070A53">
      <w:pPr>
        <w:pStyle w:val="BodyText"/>
        <w:ind w:left="720"/>
        <w:divId w:val="1665861996"/>
        <w:rPr>
          <w:rFonts w:cs="Arial"/>
        </w:rPr>
      </w:pPr>
      <w:r w:rsidRPr="00034479">
        <w:rPr>
          <w:rFonts w:cs="Arial"/>
          <w:u w:val="single"/>
        </w:rPr>
        <w:t>Type</w:t>
      </w:r>
      <w:r w:rsidRPr="00034479">
        <w:rPr>
          <w:rFonts w:cs="Arial"/>
        </w:rPr>
        <w:t>: COM component. It is implemented in Delphi.</w:t>
      </w:r>
    </w:p>
    <w:p w:rsidR="00070A53" w:rsidRDefault="00070A53" w:rsidP="006D0CCA">
      <w:pPr>
        <w:pStyle w:val="BodyText"/>
        <w:ind w:left="720"/>
        <w:divId w:val="1665861996"/>
        <w:rPr>
          <w:rFonts w:cs="Arial"/>
        </w:rPr>
      </w:pPr>
      <w:r w:rsidRPr="00034479">
        <w:rPr>
          <w:rFonts w:cs="Arial"/>
          <w:u w:val="single"/>
        </w:rPr>
        <w:t>Responsibility</w:t>
      </w:r>
      <w:r w:rsidRPr="00034479">
        <w:rPr>
          <w:rFonts w:cs="Arial"/>
        </w:rPr>
        <w:t xml:space="preserve">: </w:t>
      </w:r>
      <w:r w:rsidR="006D0CCA">
        <w:t>Receipt formatting</w:t>
      </w:r>
      <w:r>
        <w:rPr>
          <w:rFonts w:cs="Arial"/>
        </w:rPr>
        <w:t>.</w:t>
      </w:r>
    </w:p>
    <w:p w:rsidR="00070A53" w:rsidRDefault="00070A53" w:rsidP="006D0CCA">
      <w:pPr>
        <w:pStyle w:val="BodyText"/>
        <w:ind w:left="720"/>
        <w:divId w:val="1665861996"/>
        <w:rPr>
          <w:rFonts w:cs="Arial"/>
        </w:rPr>
      </w:pPr>
      <w:r w:rsidRPr="00034479">
        <w:rPr>
          <w:rFonts w:cs="Arial"/>
          <w:u w:val="single"/>
        </w:rPr>
        <w:t>Dependencies</w:t>
      </w:r>
      <w:r w:rsidRPr="00034479">
        <w:rPr>
          <w:rFonts w:cs="Arial"/>
        </w:rPr>
        <w:t xml:space="preserve">: </w:t>
      </w:r>
      <w:r w:rsidR="006D0CCA">
        <w:rPr>
          <w:rFonts w:cs="Arial"/>
        </w:rPr>
        <w:t>MSXML2.dll.</w:t>
      </w:r>
    </w:p>
    <w:p w:rsidR="00070A53" w:rsidRDefault="00070A53" w:rsidP="006D0CCA">
      <w:pPr>
        <w:pStyle w:val="BodyText"/>
        <w:ind w:left="720"/>
        <w:divId w:val="1665861996"/>
        <w:rPr>
          <w:rFonts w:cs="Arial"/>
          <w:i/>
          <w:iCs/>
          <w:color w:val="A6A6A6" w:themeColor="background1" w:themeShade="A6"/>
        </w:rPr>
      </w:pPr>
      <w:r w:rsidRPr="00034479">
        <w:rPr>
          <w:rFonts w:cs="Arial"/>
          <w:szCs w:val="20"/>
          <w:u w:val="single"/>
        </w:rPr>
        <w:t>Details:</w:t>
      </w:r>
      <w:r w:rsidRPr="00034479">
        <w:rPr>
          <w:rFonts w:cs="Arial"/>
          <w:szCs w:val="20"/>
        </w:rPr>
        <w:t xml:space="preserve"> </w:t>
      </w:r>
      <w:r w:rsidR="006D0CCA">
        <w:rPr>
          <w:rFonts w:cs="Arial"/>
          <w:szCs w:val="20"/>
        </w:rPr>
        <w:t xml:space="preserve">The main </w:t>
      </w:r>
      <w:r w:rsidR="00C75D83">
        <w:rPr>
          <w:rFonts w:cs="Arial"/>
          <w:szCs w:val="20"/>
        </w:rPr>
        <w:t xml:space="preserve">function </w:t>
      </w:r>
      <w:r w:rsidR="00C75D83" w:rsidRPr="006D0CCA">
        <w:rPr>
          <w:rFonts w:cs="Arial"/>
          <w:szCs w:val="20"/>
        </w:rPr>
        <w:t>GetSlipString</w:t>
      </w:r>
      <w:r w:rsidR="00C75D83">
        <w:rPr>
          <w:rFonts w:cs="Arial"/>
        </w:rPr>
        <w:t xml:space="preserve"> gets the transaction and makes</w:t>
      </w:r>
      <w:r w:rsidR="006D0CCA">
        <w:rPr>
          <w:rFonts w:cs="Arial"/>
        </w:rPr>
        <w:t xml:space="preserve"> the receipt according to the setup in the registry under </w:t>
      </w:r>
      <w:r w:rsidR="006D0CCA" w:rsidRPr="006D0CCA">
        <w:rPr>
          <w:rFonts w:cs="Arial"/>
          <w:i/>
          <w:iCs/>
          <w:color w:val="A6A6A6" w:themeColor="background1" w:themeShade="A6"/>
        </w:rPr>
        <w:t>HKEY_LOCAL_MACHINE\SOFTWARE\Positive\POSITIVE32\SlipData</w:t>
      </w:r>
    </w:p>
    <w:p w:rsidR="00331368" w:rsidRDefault="00C75D83" w:rsidP="006D0CCA">
      <w:pPr>
        <w:pStyle w:val="BodyText"/>
        <w:ind w:left="720"/>
        <w:divId w:val="1665861996"/>
        <w:rPr>
          <w:rFonts w:cs="Arial"/>
        </w:rPr>
      </w:pPr>
      <w:r w:rsidRPr="00C75D83">
        <w:rPr>
          <w:rFonts w:cs="Arial"/>
          <w:noProof/>
        </w:rPr>
        <w:drawing>
          <wp:inline distT="0" distB="0" distL="0" distR="0">
            <wp:extent cx="4991100" cy="1447800"/>
            <wp:effectExtent l="0" t="0" r="0" b="0"/>
            <wp:docPr id="19"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76664" cy="2669147"/>
                      <a:chOff x="2195736" y="1916832"/>
                      <a:chExt cx="5976664" cy="2669147"/>
                    </a:xfrm>
                  </a:grpSpPr>
                  <a:grpSp>
                    <a:nvGrpSpPr>
                      <a:cNvPr id="35" name="Group 34"/>
                      <a:cNvGrpSpPr/>
                    </a:nvGrpSpPr>
                    <a:grpSpPr>
                      <a:xfrm>
                        <a:off x="2195736" y="1916832"/>
                        <a:ext cx="5976664" cy="2669147"/>
                        <a:chOff x="2195736" y="1916832"/>
                        <a:chExt cx="5976664" cy="2669147"/>
                      </a:xfrm>
                    </a:grpSpPr>
                    <a:pic>
                      <a:nvPicPr>
                        <a:cNvPr id="1026" name="Picture 2" descr="print"/>
                        <a:cNvPicPr>
                          <a:picLocks noChangeAspect="1" noChangeArrowheads="1"/>
                        </a:cNvPicPr>
                      </a:nvPicPr>
                      <a:blipFill>
                        <a:blip r:embed="rId28"/>
                        <a:srcRect/>
                        <a:stretch>
                          <a:fillRect/>
                        </a:stretch>
                      </a:blipFill>
                      <a:spPr bwMode="auto">
                        <a:xfrm>
                          <a:off x="5508104" y="3501008"/>
                          <a:ext cx="1008112" cy="870358"/>
                        </a:xfrm>
                        <a:prstGeom prst="rect">
                          <a:avLst/>
                        </a:prstGeom>
                        <a:noFill/>
                        <a:ln w="9525">
                          <a:noFill/>
                          <a:miter lim="800000"/>
                          <a:headEnd/>
                          <a:tailEnd/>
                        </a:ln>
                      </a:spPr>
                    </a:pic>
                    <a:sp>
                      <a:nvSpPr>
                        <a:cNvPr id="1027" name="Text Box 3"/>
                        <a:cNvSpPr txBox="1">
                          <a:spLocks noChangeArrowheads="1"/>
                        </a:cNvSpPr>
                      </a:nvSpPr>
                      <a:spPr bwMode="auto">
                        <a:xfrm>
                          <a:off x="6228184" y="3356992"/>
                          <a:ext cx="685800" cy="304800"/>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rPr>
                              <a:t>Printer</a:t>
                            </a: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r" defTabSz="914400" rtl="1" eaLnBrk="1" fontAlgn="base" latinLnBrk="0" hangingPunct="1">
                              <a:lnSpc>
                                <a:spcPct val="100000"/>
                              </a:lnSpc>
                              <a:spcBef>
                                <a:spcPct val="0"/>
                              </a:spcBef>
                              <a:spcAft>
                                <a:spcPct val="0"/>
                              </a:spcAft>
                              <a:buClrTx/>
                              <a:buSzTx/>
                              <a:buFontTx/>
                              <a:buNone/>
                              <a:tabLst/>
                            </a:pP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pic>
                      <a:nvPicPr>
                        <a:cNvPr id="0" name="Object 2"/>
                        <a:cNvPicPr>
                          <a:picLocks noChangeAspect="1" noChangeArrowheads="1"/>
                        </a:cNvPicPr>
                      </a:nvPicPr>
                      <a:blipFill>
                        <a:blip r:embed="rId29"/>
                        <a:srcRect/>
                        <a:stretch>
                          <a:fillRect/>
                        </a:stretch>
                      </a:blipFill>
                      <a:spPr bwMode="auto">
                        <a:xfrm>
                          <a:off x="2195513" y="3713163"/>
                          <a:ext cx="936625" cy="873125"/>
                        </a:xfrm>
                        <a:prstGeom prst="rect">
                          <a:avLst/>
                        </a:prstGeom>
                        <a:noFill/>
                        <a:ln w="9525">
                          <a:noFill/>
                          <a:miter lim="800000"/>
                          <a:headEnd/>
                          <a:tailEnd/>
                        </a:ln>
                        <a:effectLst/>
                      </a:spPr>
                    </a:pic>
                    <a:sp>
                      <a:nvSpPr>
                        <a:cNvPr id="1029" name="Text Box 5"/>
                        <a:cNvSpPr txBox="1">
                          <a:spLocks noChangeArrowheads="1"/>
                        </a:cNvSpPr>
                      </a:nvSpPr>
                      <a:spPr bwMode="auto">
                        <a:xfrm>
                          <a:off x="2339752" y="3356992"/>
                          <a:ext cx="685800" cy="304800"/>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rPr>
                              <a:t>POS</a:t>
                            </a: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r" defTabSz="914400" rtl="1" eaLnBrk="1" fontAlgn="base" latinLnBrk="0" hangingPunct="1">
                              <a:lnSpc>
                                <a:spcPct val="100000"/>
                              </a:lnSpc>
                              <a:spcBef>
                                <a:spcPct val="0"/>
                              </a:spcBef>
                              <a:spcAft>
                                <a:spcPct val="0"/>
                              </a:spcAft>
                              <a:buClrTx/>
                              <a:buSzTx/>
                              <a:buFontTx/>
                              <a:buNone/>
                              <a:tabLst/>
                            </a:pP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33" name="Rectangle 9"/>
                        <a:cNvSpPr>
                          <a:spLocks noChangeArrowheads="1"/>
                        </a:cNvSpPr>
                      </a:nvSpPr>
                      <a:spPr bwMode="auto">
                        <a:xfrm>
                          <a:off x="5364088" y="2348880"/>
                          <a:ext cx="1008112" cy="571500"/>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endParaRPr lang="he-IL"/>
                          </a:p>
                        </a:txBody>
                        <a:useSpRect/>
                      </a:txSp>
                    </a:sp>
                    <a:sp>
                      <a:nvSpPr>
                        <a:cNvPr id="1034" name="Text Box 10"/>
                        <a:cNvSpPr txBox="1">
                          <a:spLocks noChangeArrowheads="1"/>
                        </a:cNvSpPr>
                      </a:nvSpPr>
                      <a:spPr bwMode="auto">
                        <a:xfrm>
                          <a:off x="5364088" y="2492896"/>
                          <a:ext cx="914400" cy="304800"/>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rPr>
                              <a:t>Slip </a:t>
                            </a:r>
                            <a:r>
                              <a:rPr kumimoji="0" lang="en-US" sz="1400" b="0" i="0" u="none" strike="noStrike" cap="none" normalizeH="0" baseline="0" dirty="0" err="1" smtClean="0">
                                <a:ln>
                                  <a:noFill/>
                                </a:ln>
                                <a:solidFill>
                                  <a:schemeClr val="tx1"/>
                                </a:solidFill>
                                <a:effectLst/>
                                <a:latin typeface="Times New Roman" pitchFamily="18" charset="0"/>
                                <a:ea typeface="Arial" pitchFamily="34" charset="0"/>
                                <a:cs typeface="Arial" pitchFamily="34" charset="0"/>
                              </a:rPr>
                              <a:t>Srv</a:t>
                            </a: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r" defTabSz="914400" rtl="1" eaLnBrk="1" fontAlgn="base" latinLnBrk="0" hangingPunct="1">
                              <a:lnSpc>
                                <a:spcPct val="100000"/>
                              </a:lnSpc>
                              <a:spcBef>
                                <a:spcPct val="0"/>
                              </a:spcBef>
                              <a:spcAft>
                                <a:spcPct val="0"/>
                              </a:spcAft>
                              <a:buClrTx/>
                              <a:buSzTx/>
                              <a:buFontTx/>
                              <a:buNone/>
                              <a:tabLst/>
                            </a:pP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grpSp>
                      <a:nvGrpSpPr>
                        <a:cNvPr id="9" name="Group 14"/>
                        <a:cNvGrpSpPr>
                          <a:grpSpLocks/>
                        </a:cNvGrpSpPr>
                      </a:nvGrpSpPr>
                      <a:grpSpPr bwMode="auto">
                        <a:xfrm>
                          <a:off x="2347763" y="1916832"/>
                          <a:ext cx="1714500" cy="1368152"/>
                          <a:chOff x="5220" y="7380"/>
                          <a:chExt cx="1800" cy="900"/>
                        </a:xfrm>
                      </a:grpSpPr>
                      <a:sp>
                        <a:nvSpPr>
                          <a:cNvPr id="1039" name="Rectangle 15"/>
                          <a:cNvSpPr>
                            <a:spLocks noChangeArrowheads="1"/>
                          </a:cNvSpPr>
                        </a:nvSpPr>
                        <a:spPr bwMode="auto">
                          <a:xfrm>
                            <a:off x="5220" y="7380"/>
                            <a:ext cx="1800" cy="900"/>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endParaRPr lang="he-IL"/>
                            </a:p>
                          </a:txBody>
                          <a:useSpRect/>
                        </a:txSp>
                      </a:sp>
                      <a:sp>
                        <a:nvSpPr>
                          <a:cNvPr id="1040" name="Text Box 16"/>
                          <a:cNvSpPr txBox="1">
                            <a:spLocks noChangeArrowheads="1"/>
                          </a:cNvSpPr>
                        </a:nvSpPr>
                        <a:spPr bwMode="auto">
                          <a:xfrm>
                            <a:off x="5287" y="7712"/>
                            <a:ext cx="1440" cy="246"/>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rPr>
                                <a:t>Positive32</a:t>
                              </a: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r" defTabSz="914400" rtl="1" eaLnBrk="1" fontAlgn="base" latinLnBrk="0" hangingPunct="1">
                                <a:lnSpc>
                                  <a:spcPct val="100000"/>
                                </a:lnSpc>
                                <a:spcBef>
                                  <a:spcPct val="0"/>
                                </a:spcBef>
                                <a:spcAft>
                                  <a:spcPct val="0"/>
                                </a:spcAft>
                                <a:buClrTx/>
                                <a:buSzTx/>
                                <a:buFontTx/>
                                <a:buNone/>
                                <a:tabLst/>
                              </a:pP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grpSp>
                    <a:grpSp>
                      <a:nvGrpSpPr>
                        <a:cNvPr id="10" name="Group 17"/>
                        <a:cNvGrpSpPr>
                          <a:grpSpLocks/>
                        </a:cNvGrpSpPr>
                      </a:nvGrpSpPr>
                      <a:grpSpPr bwMode="auto">
                        <a:xfrm rot="16200000">
                          <a:off x="3407295" y="2297461"/>
                          <a:ext cx="1041276" cy="568052"/>
                          <a:chOff x="5220" y="7380"/>
                          <a:chExt cx="1800" cy="900"/>
                        </a:xfrm>
                      </a:grpSpPr>
                      <a:sp>
                        <a:nvSpPr>
                          <a:cNvPr id="1042" name="Rectangle 18"/>
                          <a:cNvSpPr>
                            <a:spLocks noChangeArrowheads="1"/>
                          </a:cNvSpPr>
                        </a:nvSpPr>
                        <a:spPr bwMode="auto">
                          <a:xfrm>
                            <a:off x="5220" y="7380"/>
                            <a:ext cx="1800" cy="900"/>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endParaRPr lang="he-IL"/>
                            </a:p>
                          </a:txBody>
                          <a:useSpRect/>
                        </a:txSp>
                      </a:sp>
                      <a:sp>
                        <a:nvSpPr>
                          <a:cNvPr id="1043" name="Text Box 19"/>
                          <a:cNvSpPr txBox="1">
                            <a:spLocks noChangeArrowheads="1"/>
                          </a:cNvSpPr>
                        </a:nvSpPr>
                        <a:spPr bwMode="auto">
                          <a:xfrm>
                            <a:off x="5400" y="7560"/>
                            <a:ext cx="1440" cy="480"/>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400" b="0" i="0" u="none" strike="noStrike" cap="none" normalizeH="0" baseline="0" dirty="0" err="1" smtClean="0">
                                  <a:ln>
                                    <a:noFill/>
                                  </a:ln>
                                  <a:solidFill>
                                    <a:schemeClr val="tx1"/>
                                  </a:solidFill>
                                  <a:effectLst/>
                                  <a:latin typeface="Times New Roman" pitchFamily="18" charset="0"/>
                                  <a:ea typeface="Arial" pitchFamily="34" charset="0"/>
                                  <a:cs typeface="Arial" pitchFamily="34" charset="0"/>
                                </a:rPr>
                                <a:t>Srv</a:t>
                              </a:r>
                              <a:r>
                                <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rPr>
                                <a:t> Link</a:t>
                              </a: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r" defTabSz="914400" rtl="1" eaLnBrk="1" fontAlgn="base" latinLnBrk="0" hangingPunct="1">
                                <a:lnSpc>
                                  <a:spcPct val="100000"/>
                                </a:lnSpc>
                                <a:spcBef>
                                  <a:spcPct val="0"/>
                                </a:spcBef>
                                <a:spcAft>
                                  <a:spcPct val="0"/>
                                </a:spcAft>
                                <a:buClrTx/>
                                <a:buSzTx/>
                                <a:buFontTx/>
                                <a:buNone/>
                                <a:tabLst/>
                              </a:pP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grpSp>
                    <a:sp>
                      <a:nvSpPr>
                        <a:cNvPr id="1044" name="AutoShape 20"/>
                        <a:cNvSpPr>
                          <a:spLocks noChangeArrowheads="1"/>
                        </a:cNvSpPr>
                      </a:nvSpPr>
                      <a:spPr bwMode="auto">
                        <a:xfrm rot="16200000">
                          <a:off x="4294262" y="2122562"/>
                          <a:ext cx="1008111" cy="1028700"/>
                        </a:xfrm>
                        <a:prstGeom prst="downArrow">
                          <a:avLst>
                            <a:gd name="adj1" fmla="val 50000"/>
                            <a:gd name="adj2" fmla="val 45000"/>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endParaRPr lang="he-IL"/>
                          </a:p>
                        </a:txBody>
                        <a:useSpRect/>
                      </a:txSp>
                    </a:sp>
                    <a:sp>
                      <a:nvSpPr>
                        <a:cNvPr id="1045" name="Text Box 21"/>
                        <a:cNvSpPr txBox="1">
                          <a:spLocks noChangeArrowheads="1"/>
                        </a:cNvSpPr>
                      </a:nvSpPr>
                      <a:spPr bwMode="auto">
                        <a:xfrm>
                          <a:off x="4067944" y="2492896"/>
                          <a:ext cx="1143000" cy="342900"/>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r" defTabSz="914400" rtl="1" eaLnBrk="1" fontAlgn="base" latinLnBrk="0" hangingPunct="1">
                              <a:lnSpc>
                                <a:spcPct val="100000"/>
                              </a:lnSpc>
                              <a:spcBef>
                                <a:spcPct val="0"/>
                              </a:spcBef>
                              <a:spcAft>
                                <a:spcPts val="1000"/>
                              </a:spcAft>
                              <a:buClrTx/>
                              <a:buSzTx/>
                              <a:buFontTx/>
                              <a:buNone/>
                              <a:tabLst/>
                            </a:pPr>
                            <a:r>
                              <a:rPr kumimoji="0" lang="en-US" sz="1400" b="0" i="0" u="none" strike="noStrike" cap="none" normalizeH="0" baseline="0" dirty="0" smtClean="0">
                                <a:ln>
                                  <a:noFill/>
                                </a:ln>
                                <a:solidFill>
                                  <a:schemeClr val="tx1"/>
                                </a:solidFill>
                                <a:effectLst/>
                                <a:latin typeface="Calibri" pitchFamily="34" charset="0"/>
                                <a:ea typeface="Arial" pitchFamily="34" charset="0"/>
                                <a:cs typeface="Arial" pitchFamily="34" charset="0"/>
                              </a:rPr>
                              <a:t>Transaction</a:t>
                            </a: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grpSp>
                      <a:nvGrpSpPr>
                        <a:cNvPr id="13" name="Group 23"/>
                        <a:cNvGrpSpPr>
                          <a:grpSpLocks/>
                        </a:cNvGrpSpPr>
                      </a:nvGrpSpPr>
                      <a:grpSpPr bwMode="auto">
                        <a:xfrm>
                          <a:off x="7092280" y="2276872"/>
                          <a:ext cx="1080120" cy="792088"/>
                          <a:chOff x="5760" y="9900"/>
                          <a:chExt cx="1620" cy="1260"/>
                        </a:xfrm>
                      </a:grpSpPr>
                      <a:sp>
                        <a:nvSpPr>
                          <a:cNvPr id="1048" name="AutoShape 24"/>
                          <a:cNvSpPr>
                            <a:spLocks noChangeArrowheads="1"/>
                          </a:cNvSpPr>
                        </a:nvSpPr>
                        <a:spPr bwMode="auto">
                          <a:xfrm>
                            <a:off x="5760" y="9900"/>
                            <a:ext cx="1620" cy="1260"/>
                          </a:xfrm>
                          <a:prstGeom prst="flowChartMagneticDisk">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endParaRPr lang="he-IL"/>
                            </a:p>
                          </a:txBody>
                          <a:useSpRect/>
                        </a:txSp>
                      </a:sp>
                      <a:sp>
                        <a:nvSpPr>
                          <a:cNvPr id="1049" name="Text Box 25"/>
                          <a:cNvSpPr txBox="1">
                            <a:spLocks noChangeArrowheads="1"/>
                          </a:cNvSpPr>
                        </a:nvSpPr>
                        <a:spPr bwMode="auto">
                          <a:xfrm>
                            <a:off x="5940" y="10440"/>
                            <a:ext cx="1260" cy="480"/>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he-IL"/>
                              </a:defPPr>
                              <a:lvl1pPr marL="0" algn="r" defTabSz="914400" rtl="1" eaLnBrk="1" latinLnBrk="0" hangingPunct="1">
                                <a:defRPr sz="1800" kern="1200">
                                  <a:solidFill>
                                    <a:schemeClr val="tx1"/>
                                  </a:solidFill>
                                  <a:latin typeface="+mn-lt"/>
                                  <a:ea typeface="+mn-ea"/>
                                  <a:cs typeface="+mn-cs"/>
                                </a:defRPr>
                              </a:lvl1pPr>
                              <a:lvl2pPr marL="457200" algn="r" defTabSz="914400" rtl="1" eaLnBrk="1" latinLnBrk="0" hangingPunct="1">
                                <a:defRPr sz="1800" kern="1200">
                                  <a:solidFill>
                                    <a:schemeClr val="tx1"/>
                                  </a:solidFill>
                                  <a:latin typeface="+mn-lt"/>
                                  <a:ea typeface="+mn-ea"/>
                                  <a:cs typeface="+mn-cs"/>
                                </a:defRPr>
                              </a:lvl2pPr>
                              <a:lvl3pPr marL="914400" algn="r" defTabSz="914400" rtl="1" eaLnBrk="1" latinLnBrk="0" hangingPunct="1">
                                <a:defRPr sz="1800" kern="1200">
                                  <a:solidFill>
                                    <a:schemeClr val="tx1"/>
                                  </a:solidFill>
                                  <a:latin typeface="+mn-lt"/>
                                  <a:ea typeface="+mn-ea"/>
                                  <a:cs typeface="+mn-cs"/>
                                </a:defRPr>
                              </a:lvl3pPr>
                              <a:lvl4pPr marL="1371600" algn="r" defTabSz="914400" rtl="1" eaLnBrk="1" latinLnBrk="0" hangingPunct="1">
                                <a:defRPr sz="1800" kern="1200">
                                  <a:solidFill>
                                    <a:schemeClr val="tx1"/>
                                  </a:solidFill>
                                  <a:latin typeface="+mn-lt"/>
                                  <a:ea typeface="+mn-ea"/>
                                  <a:cs typeface="+mn-cs"/>
                                </a:defRPr>
                              </a:lvl4pPr>
                              <a:lvl5pPr marL="1828800" algn="r" defTabSz="914400" rtl="1" eaLnBrk="1" latinLnBrk="0" hangingPunct="1">
                                <a:defRPr sz="1800" kern="1200">
                                  <a:solidFill>
                                    <a:schemeClr val="tx1"/>
                                  </a:solidFill>
                                  <a:latin typeface="+mn-lt"/>
                                  <a:ea typeface="+mn-ea"/>
                                  <a:cs typeface="+mn-cs"/>
                                </a:defRPr>
                              </a:lvl5pPr>
                              <a:lvl6pPr marL="2286000" algn="r" defTabSz="914400" rtl="1" eaLnBrk="1" latinLnBrk="0" hangingPunct="1">
                                <a:defRPr sz="1800" kern="1200">
                                  <a:solidFill>
                                    <a:schemeClr val="tx1"/>
                                  </a:solidFill>
                                  <a:latin typeface="+mn-lt"/>
                                  <a:ea typeface="+mn-ea"/>
                                  <a:cs typeface="+mn-cs"/>
                                </a:defRPr>
                              </a:lvl6pPr>
                              <a:lvl7pPr marL="2743200" algn="r" defTabSz="914400" rtl="1" eaLnBrk="1" latinLnBrk="0" hangingPunct="1">
                                <a:defRPr sz="1800" kern="1200">
                                  <a:solidFill>
                                    <a:schemeClr val="tx1"/>
                                  </a:solidFill>
                                  <a:latin typeface="+mn-lt"/>
                                  <a:ea typeface="+mn-ea"/>
                                  <a:cs typeface="+mn-cs"/>
                                </a:defRPr>
                              </a:lvl7pPr>
                              <a:lvl8pPr marL="3200400" algn="r" defTabSz="914400" rtl="1" eaLnBrk="1" latinLnBrk="0" hangingPunct="1">
                                <a:defRPr sz="1800" kern="1200">
                                  <a:solidFill>
                                    <a:schemeClr val="tx1"/>
                                  </a:solidFill>
                                  <a:latin typeface="+mn-lt"/>
                                  <a:ea typeface="+mn-ea"/>
                                  <a:cs typeface="+mn-cs"/>
                                </a:defRPr>
                              </a:lvl8pPr>
                              <a:lvl9pPr marL="3657600" algn="r" defTabSz="914400" rtl="1"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rPr>
                                <a:t>Registry</a:t>
                              </a: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ctr" defTabSz="914400" rtl="0" eaLnBrk="1" fontAlgn="base" latinLnBrk="0" hangingPunct="1">
                                <a:lnSpc>
                                  <a:spcPct val="100000"/>
                                </a:lnSpc>
                                <a:spcBef>
                                  <a:spcPct val="0"/>
                                </a:spcBef>
                                <a:spcAft>
                                  <a:spcPct val="0"/>
                                </a:spcAft>
                                <a:buClrTx/>
                                <a:buSzTx/>
                                <a:buFontTx/>
                                <a:buNone/>
                                <a:tabLst/>
                              </a:pPr>
                              <a:endParaRPr kumimoji="0" lang="en-US" sz="1400" b="0" i="0" u="none" strike="noStrike" cap="none" normalizeH="0" baseline="0" dirty="0" smtClean="0">
                                <a:ln>
                                  <a:noFill/>
                                </a:ln>
                                <a:solidFill>
                                  <a:schemeClr val="tx1"/>
                                </a:solidFill>
                                <a:effectLst/>
                                <a:latin typeface="Times New Roman" pitchFamily="18" charset="0"/>
                                <a:ea typeface="Arial" pitchFamily="34" charset="0"/>
                                <a:cs typeface="Arial" pitchFamily="34" charset="0"/>
                              </a:endParaRPr>
                            </a:p>
                            <a:p>
                              <a:pPr marL="0" marR="0" lvl="0" indent="0" algn="r" defTabSz="914400" rtl="1" eaLnBrk="1" fontAlgn="base" latinLnBrk="0" hangingPunct="1">
                                <a:lnSpc>
                                  <a:spcPct val="100000"/>
                                </a:lnSpc>
                                <a:spcBef>
                                  <a:spcPct val="0"/>
                                </a:spcBef>
                                <a:spcAft>
                                  <a:spcPct val="0"/>
                                </a:spcAft>
                                <a:buClrTx/>
                                <a:buSzTx/>
                                <a:buFontTx/>
                                <a:buNone/>
                                <a:tabLst/>
                              </a:pPr>
                              <a:endParaRPr kumimoji="0" lang="he-IL" sz="1800" b="0" i="0" u="none" strike="noStrike" cap="none" normalizeH="0" baseline="0" dirty="0" smtClean="0">
                                <a:ln>
                                  <a:noFill/>
                                </a:ln>
                                <a:solidFill>
                                  <a:schemeClr val="tx1"/>
                                </a:solidFill>
                                <a:effectLst/>
                                <a:latin typeface="Arial" pitchFamily="34" charset="0"/>
                                <a:cs typeface="Arial" pitchFamily="34" charset="0"/>
                              </a:endParaRPr>
                            </a:p>
                          </a:txBody>
                          <a:useSpRect/>
                        </a:txSp>
                      </a:sp>
                    </a:grpSp>
                    <a:sp>
                      <a:nvSpPr>
                        <a:cNvPr id="29" name="Right Arrow 28"/>
                        <a:cNvSpPr/>
                      </a:nvSpPr>
                      <a:spPr>
                        <a:xfrm rot="10800000">
                          <a:off x="6444208" y="2492896"/>
                          <a:ext cx="576064" cy="216024"/>
                        </a:xfrm>
                        <a:prstGeom prst="rightArrow">
                          <a:avLst/>
                        </a:prstGeom>
                        <a:noFill/>
                        <a:ln cmpd="dbl">
                          <a:solidFill>
                            <a:schemeClr val="tx1"/>
                          </a:solidFill>
                        </a:ln>
                      </a:spPr>
                      <a:txSp>
                        <a:txBody>
                          <a:bodyPr rtlCol="1" anchor="ctr"/>
                          <a:lstStyle>
                            <a:defPPr>
                              <a:defRPr lang="he-IL"/>
                            </a:defPPr>
                            <a:lvl1pPr marL="0" algn="r" defTabSz="914400" rtl="1" eaLnBrk="1" latinLnBrk="0" hangingPunct="1">
                              <a:defRPr sz="1800" kern="1200">
                                <a:solidFill>
                                  <a:schemeClr val="lt1"/>
                                </a:solidFill>
                                <a:latin typeface="+mn-lt"/>
                                <a:ea typeface="+mn-ea"/>
                                <a:cs typeface="+mn-cs"/>
                              </a:defRPr>
                            </a:lvl1pPr>
                            <a:lvl2pPr marL="457200" algn="r" defTabSz="914400" rtl="1" eaLnBrk="1" latinLnBrk="0" hangingPunct="1">
                              <a:defRPr sz="1800" kern="1200">
                                <a:solidFill>
                                  <a:schemeClr val="lt1"/>
                                </a:solidFill>
                                <a:latin typeface="+mn-lt"/>
                                <a:ea typeface="+mn-ea"/>
                                <a:cs typeface="+mn-cs"/>
                              </a:defRPr>
                            </a:lvl2pPr>
                            <a:lvl3pPr marL="914400" algn="r" defTabSz="914400" rtl="1" eaLnBrk="1" latinLnBrk="0" hangingPunct="1">
                              <a:defRPr sz="1800" kern="1200">
                                <a:solidFill>
                                  <a:schemeClr val="lt1"/>
                                </a:solidFill>
                                <a:latin typeface="+mn-lt"/>
                                <a:ea typeface="+mn-ea"/>
                                <a:cs typeface="+mn-cs"/>
                              </a:defRPr>
                            </a:lvl3pPr>
                            <a:lvl4pPr marL="1371600" algn="r" defTabSz="914400" rtl="1" eaLnBrk="1" latinLnBrk="0" hangingPunct="1">
                              <a:defRPr sz="1800" kern="1200">
                                <a:solidFill>
                                  <a:schemeClr val="lt1"/>
                                </a:solidFill>
                                <a:latin typeface="+mn-lt"/>
                                <a:ea typeface="+mn-ea"/>
                                <a:cs typeface="+mn-cs"/>
                              </a:defRPr>
                            </a:lvl4pPr>
                            <a:lvl5pPr marL="1828800" algn="r" defTabSz="914400" rtl="1" eaLnBrk="1" latinLnBrk="0" hangingPunct="1">
                              <a:defRPr sz="1800" kern="1200">
                                <a:solidFill>
                                  <a:schemeClr val="lt1"/>
                                </a:solidFill>
                                <a:latin typeface="+mn-lt"/>
                                <a:ea typeface="+mn-ea"/>
                                <a:cs typeface="+mn-cs"/>
                              </a:defRPr>
                            </a:lvl5pPr>
                            <a:lvl6pPr marL="2286000" algn="r" defTabSz="914400" rtl="1" eaLnBrk="1" latinLnBrk="0" hangingPunct="1">
                              <a:defRPr sz="1800" kern="1200">
                                <a:solidFill>
                                  <a:schemeClr val="lt1"/>
                                </a:solidFill>
                                <a:latin typeface="+mn-lt"/>
                                <a:ea typeface="+mn-ea"/>
                                <a:cs typeface="+mn-cs"/>
                              </a:defRPr>
                            </a:lvl6pPr>
                            <a:lvl7pPr marL="2743200" algn="r" defTabSz="914400" rtl="1" eaLnBrk="1" latinLnBrk="0" hangingPunct="1">
                              <a:defRPr sz="1800" kern="1200">
                                <a:solidFill>
                                  <a:schemeClr val="lt1"/>
                                </a:solidFill>
                                <a:latin typeface="+mn-lt"/>
                                <a:ea typeface="+mn-ea"/>
                                <a:cs typeface="+mn-cs"/>
                              </a:defRPr>
                            </a:lvl7pPr>
                            <a:lvl8pPr marL="3200400" algn="r" defTabSz="914400" rtl="1" eaLnBrk="1" latinLnBrk="0" hangingPunct="1">
                              <a:defRPr sz="1800" kern="1200">
                                <a:solidFill>
                                  <a:schemeClr val="lt1"/>
                                </a:solidFill>
                                <a:latin typeface="+mn-lt"/>
                                <a:ea typeface="+mn-ea"/>
                                <a:cs typeface="+mn-cs"/>
                              </a:defRPr>
                            </a:lvl8pPr>
                            <a:lvl9pPr marL="3657600" algn="r" defTabSz="914400" rtl="1" eaLnBrk="1" latinLnBrk="0" hangingPunct="1">
                              <a:defRPr sz="1800" kern="1200">
                                <a:solidFill>
                                  <a:schemeClr val="lt1"/>
                                </a:solidFill>
                                <a:latin typeface="+mn-lt"/>
                                <a:ea typeface="+mn-ea"/>
                                <a:cs typeface="+mn-cs"/>
                              </a:defRPr>
                            </a:lvl9pPr>
                          </a:lstStyle>
                          <a:p>
                            <a:pPr algn="ctr"/>
                            <a:endParaRPr lang="he-IL"/>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1" name="Straight Arrow Connector 30"/>
                        <a:cNvCxnSpPr>
                          <a:endCxn id="1039" idx="2"/>
                        </a:cNvCxnSpPr>
                      </a:nvCxnSpPr>
                      <a:spPr>
                        <a:xfrm flipV="1">
                          <a:off x="3059832" y="3284984"/>
                          <a:ext cx="145181" cy="792088"/>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3" name="Straight Arrow Connector 32"/>
                        <a:cNvCxnSpPr/>
                      </a:nvCxnSpPr>
                      <a:spPr>
                        <a:xfrm>
                          <a:off x="5508104" y="3005336"/>
                          <a:ext cx="144016" cy="711696"/>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070A53" w:rsidRDefault="00070A53" w:rsidP="00070A53">
      <w:pPr>
        <w:pStyle w:val="BodyText"/>
        <w:ind w:left="720"/>
        <w:divId w:val="1665861996"/>
        <w:rPr>
          <w:ins w:id="189" w:author="Retalix" w:date="2012-08-20T13:52:00Z"/>
        </w:rPr>
      </w:pPr>
    </w:p>
    <w:p w:rsidR="00C146DD" w:rsidRDefault="004B1A5D" w:rsidP="006906FE">
      <w:pPr>
        <w:pStyle w:val="BodyText"/>
        <w:ind w:firstLine="567"/>
        <w:divId w:val="1665861996"/>
        <w:rPr>
          <w:ins w:id="190" w:author="Retalix" w:date="2012-08-22T08:46:00Z"/>
        </w:rPr>
      </w:pPr>
      <w:ins w:id="191" w:author="Retalix" w:date="2012-08-22T08:45:00Z">
        <w:r>
          <w:t xml:space="preserve">   To lea</w:t>
        </w:r>
      </w:ins>
      <w:ins w:id="192" w:author="Retalix" w:date="2012-08-22T08:46:00Z">
        <w:r>
          <w:t>r</w:t>
        </w:r>
      </w:ins>
      <w:ins w:id="193" w:author="Retalix" w:date="2012-08-22T08:45:00Z">
        <w:r>
          <w:t xml:space="preserve">n how to </w:t>
        </w:r>
      </w:ins>
      <w:ins w:id="194" w:author="Retalix" w:date="2012-08-22T08:46:00Z">
        <w:r>
          <w:t>configured</w:t>
        </w:r>
      </w:ins>
      <w:ins w:id="195" w:author="Retalix" w:date="2012-08-22T08:45:00Z">
        <w:r>
          <w:t xml:space="preserve"> the receipt see </w:t>
        </w:r>
      </w:ins>
      <w:ins w:id="196" w:author="Retalix" w:date="2012-08-28T15:16:00Z">
        <w:r w:rsidR="006906FE" w:rsidRPr="006906FE">
          <w:rPr>
            <w:rStyle w:val="Hyperlink"/>
            <w:rFonts w:cs="Verdana"/>
            <w:u w:val="single"/>
          </w:rPr>
          <w:t xml:space="preserve">HOWTO Config a </w:t>
        </w:r>
        <w:r w:rsidR="003B7A07">
          <w:rPr>
            <w:rStyle w:val="Hyperlink"/>
            <w:rFonts w:cs="Verdana"/>
            <w:u w:val="single"/>
          </w:rPr>
          <w:t>receipt</w:t>
        </w:r>
        <w:r w:rsidR="00FA6273" w:rsidRPr="00FA6273">
          <w:rPr>
            <w:rStyle w:val="Hyperlink"/>
            <w:rFonts w:cs="Verdana"/>
            <w:u w:val="single"/>
            <w:rPrChange w:id="197" w:author="Retalix" w:date="2012-08-28T15:16:00Z">
              <w:rPr>
                <w:rStyle w:val="Hyperlink"/>
                <w:rFonts w:cs="Verdana"/>
                <w:highlight w:val="cyan"/>
                <w:u w:val="single"/>
              </w:rPr>
            </w:rPrChange>
          </w:rPr>
          <w:t>.</w:t>
        </w:r>
      </w:ins>
      <w:ins w:id="198" w:author="Retalix" w:date="2012-08-20T13:52:00Z">
        <w:r w:rsidR="00FA6273" w:rsidRPr="00FA6273">
          <w:rPr>
            <w:rStyle w:val="Hyperlink"/>
            <w:rFonts w:cs="Verdana"/>
            <w:u w:val="single"/>
            <w:rPrChange w:id="199" w:author="Retalix" w:date="2012-08-28T15:16:00Z">
              <w:rPr>
                <w:color w:val="0000FF"/>
                <w:sz w:val="16"/>
                <w:szCs w:val="16"/>
              </w:rPr>
            </w:rPrChange>
          </w:rPr>
          <w:t>docx</w:t>
        </w:r>
      </w:ins>
    </w:p>
    <w:p w:rsidR="004B1A5D" w:rsidRDefault="004B1A5D" w:rsidP="004B1A5D">
      <w:pPr>
        <w:pStyle w:val="BodyText"/>
        <w:ind w:left="720"/>
        <w:divId w:val="1665861996"/>
        <w:rPr>
          <w:ins w:id="200" w:author="Retalix" w:date="2012-08-22T08:46:00Z"/>
          <w:rFonts w:cs="Arial"/>
          <w:szCs w:val="20"/>
        </w:rPr>
      </w:pPr>
      <w:ins w:id="201" w:author="Retalix" w:date="2012-08-22T08:46:00Z">
        <w:r>
          <w:rPr>
            <w:rFonts w:cs="Arial"/>
            <w:szCs w:val="20"/>
            <w:u w:val="single"/>
          </w:rPr>
          <w:t>Interface:</w:t>
        </w:r>
        <w:r>
          <w:rPr>
            <w:rFonts w:cs="Arial"/>
            <w:szCs w:val="20"/>
          </w:rPr>
          <w:t xml:space="preserve"> SlipSrv_TLB.</w:t>
        </w:r>
      </w:ins>
    </w:p>
    <w:p w:rsidR="00C146DD" w:rsidRDefault="00C146DD">
      <w:pPr>
        <w:pStyle w:val="BodyText"/>
        <w:ind w:firstLine="567"/>
        <w:divId w:val="1665861996"/>
      </w:pPr>
    </w:p>
    <w:p w:rsidR="003402D9" w:rsidRDefault="003402D9" w:rsidP="006D0CCA">
      <w:pPr>
        <w:pStyle w:val="BodyText"/>
        <w:numPr>
          <w:ilvl w:val="0"/>
          <w:numId w:val="37"/>
        </w:numPr>
        <w:divId w:val="1665861996"/>
      </w:pPr>
      <w:r w:rsidRPr="002D0934">
        <w:rPr>
          <w:b/>
          <w:bCs/>
          <w:u w:val="single"/>
        </w:rPr>
        <w:t>SPRcv.exe</w:t>
      </w:r>
    </w:p>
    <w:p w:rsidR="006D0CCA" w:rsidRDefault="006D0CCA" w:rsidP="006D0CCA">
      <w:pPr>
        <w:pStyle w:val="BodyText"/>
        <w:ind w:left="720"/>
        <w:divId w:val="1665861996"/>
        <w:rPr>
          <w:rFonts w:cs="Arial"/>
        </w:rPr>
      </w:pPr>
      <w:r w:rsidRPr="00034479">
        <w:rPr>
          <w:rFonts w:cs="Arial"/>
          <w:u w:val="single"/>
        </w:rPr>
        <w:t>Type</w:t>
      </w:r>
      <w:r w:rsidRPr="00034479">
        <w:rPr>
          <w:rFonts w:cs="Arial"/>
        </w:rPr>
        <w:t>: COM component. It is implemented in Delphi.</w:t>
      </w:r>
    </w:p>
    <w:p w:rsidR="006D0CCA" w:rsidRDefault="006D0CCA" w:rsidP="006D0CCA">
      <w:pPr>
        <w:pStyle w:val="BodyText"/>
        <w:ind w:left="720"/>
        <w:divId w:val="1665861996"/>
        <w:rPr>
          <w:rFonts w:cs="Arial"/>
        </w:rPr>
      </w:pPr>
      <w:r w:rsidRPr="00034479">
        <w:rPr>
          <w:rFonts w:cs="Arial"/>
          <w:u w:val="single"/>
        </w:rPr>
        <w:t>Responsibility</w:t>
      </w:r>
      <w:r w:rsidRPr="00034479">
        <w:rPr>
          <w:rFonts w:cs="Arial"/>
        </w:rPr>
        <w:t xml:space="preserve">: </w:t>
      </w:r>
      <w:r>
        <w:t>Retrieves data from BOS</w:t>
      </w:r>
      <w:r>
        <w:rPr>
          <w:rFonts w:cs="Arial"/>
        </w:rPr>
        <w:t>.</w:t>
      </w:r>
    </w:p>
    <w:p w:rsidR="006D0CCA" w:rsidRDefault="006D0CCA" w:rsidP="003729E3">
      <w:pPr>
        <w:pStyle w:val="BodyText"/>
        <w:ind w:left="720"/>
        <w:divId w:val="1665861996"/>
        <w:rPr>
          <w:ins w:id="202" w:author="Retalix" w:date="2012-08-22T08:46:00Z"/>
          <w:rFonts w:cs="Arial"/>
        </w:rPr>
      </w:pPr>
      <w:r w:rsidRPr="00034479">
        <w:rPr>
          <w:rFonts w:cs="Arial"/>
          <w:u w:val="single"/>
        </w:rPr>
        <w:t>Dependencies</w:t>
      </w:r>
      <w:r w:rsidRPr="00034479">
        <w:rPr>
          <w:rFonts w:cs="Arial"/>
        </w:rPr>
        <w:t xml:space="preserve">: </w:t>
      </w:r>
      <w:r w:rsidR="003729E3">
        <w:rPr>
          <w:rFonts w:cs="Arial"/>
        </w:rPr>
        <w:t>ParamSrv.dll, StorePointMSMQ.dll,</w:t>
      </w:r>
      <w:r w:rsidR="003729E3" w:rsidRPr="003729E3">
        <w:rPr>
          <w:rFonts w:cs="Arial"/>
        </w:rPr>
        <w:t xml:space="preserve"> </w:t>
      </w:r>
      <w:r w:rsidR="003729E3" w:rsidRPr="00034479">
        <w:rPr>
          <w:rFonts w:cs="Arial"/>
        </w:rPr>
        <w:t>StorePointLog.dll</w:t>
      </w:r>
      <w:r w:rsidR="003729E3">
        <w:rPr>
          <w:rFonts w:cs="Arial"/>
        </w:rPr>
        <w:t xml:space="preserve">, </w:t>
      </w:r>
      <w:r w:rsidR="003729E3" w:rsidRPr="0031366C">
        <w:rPr>
          <w:rFonts w:cs="Arial"/>
          <w:szCs w:val="20"/>
        </w:rPr>
        <w:t>TcpComCln.exe</w:t>
      </w:r>
      <w:r>
        <w:rPr>
          <w:rFonts w:cs="Arial"/>
        </w:rPr>
        <w:t>.</w:t>
      </w:r>
    </w:p>
    <w:p w:rsidR="004B1A5D" w:rsidRDefault="004B1A5D" w:rsidP="004B1A5D">
      <w:pPr>
        <w:pStyle w:val="BodyText"/>
        <w:ind w:left="720"/>
        <w:divId w:val="1665861996"/>
        <w:rPr>
          <w:ins w:id="203" w:author="Retalix" w:date="2012-08-22T08:46:00Z"/>
          <w:rFonts w:cs="Arial"/>
          <w:szCs w:val="20"/>
        </w:rPr>
      </w:pPr>
      <w:ins w:id="204" w:author="Retalix" w:date="2012-08-22T08:46:00Z">
        <w:r>
          <w:rPr>
            <w:rFonts w:cs="Arial"/>
            <w:szCs w:val="20"/>
            <w:u w:val="single"/>
          </w:rPr>
          <w:t>Interface:</w:t>
        </w:r>
        <w:r>
          <w:rPr>
            <w:rFonts w:cs="Arial"/>
            <w:szCs w:val="20"/>
          </w:rPr>
          <w:t xml:space="preserve"> </w:t>
        </w:r>
      </w:ins>
      <w:ins w:id="205" w:author="Retalix" w:date="2012-08-22T08:47:00Z">
        <w:r>
          <w:rPr>
            <w:rFonts w:cs="Arial"/>
            <w:szCs w:val="20"/>
          </w:rPr>
          <w:t>SPRcv_TLB</w:t>
        </w:r>
      </w:ins>
      <w:ins w:id="206" w:author="Retalix" w:date="2012-08-22T08:46:00Z">
        <w:r>
          <w:rPr>
            <w:rFonts w:cs="Arial"/>
            <w:szCs w:val="20"/>
          </w:rPr>
          <w:t>.</w:t>
        </w:r>
      </w:ins>
    </w:p>
    <w:p w:rsidR="006D0CCA" w:rsidRDefault="006D0CCA" w:rsidP="006D0CCA">
      <w:pPr>
        <w:pStyle w:val="BodyText"/>
        <w:ind w:left="360"/>
        <w:divId w:val="1665861996"/>
      </w:pPr>
    </w:p>
    <w:p w:rsidR="003402D9" w:rsidRDefault="003402D9" w:rsidP="003402D9">
      <w:pPr>
        <w:pStyle w:val="BodyText"/>
        <w:numPr>
          <w:ilvl w:val="0"/>
          <w:numId w:val="37"/>
        </w:numPr>
        <w:divId w:val="1665861996"/>
      </w:pPr>
      <w:r w:rsidRPr="002D0934">
        <w:rPr>
          <w:b/>
          <w:bCs/>
          <w:u w:val="single"/>
        </w:rPr>
        <w:t>MsgSrv.exe</w:t>
      </w:r>
    </w:p>
    <w:p w:rsidR="00D50CC0" w:rsidRDefault="00D50CC0" w:rsidP="00D50CC0">
      <w:pPr>
        <w:pStyle w:val="BodyText"/>
        <w:ind w:left="720"/>
        <w:divId w:val="1665861996"/>
        <w:rPr>
          <w:rFonts w:cs="Arial"/>
        </w:rPr>
      </w:pPr>
      <w:r w:rsidRPr="00034479">
        <w:rPr>
          <w:rFonts w:cs="Arial"/>
          <w:u w:val="single"/>
        </w:rPr>
        <w:t>Type</w:t>
      </w:r>
      <w:r w:rsidRPr="00034479">
        <w:rPr>
          <w:rFonts w:cs="Arial"/>
        </w:rPr>
        <w:t>: COM component. It is implemented in Delphi.</w:t>
      </w:r>
    </w:p>
    <w:p w:rsidR="00D50CC0" w:rsidRDefault="00D50CC0" w:rsidP="00101954">
      <w:pPr>
        <w:pStyle w:val="BodyText"/>
        <w:ind w:left="720"/>
        <w:divId w:val="1665861996"/>
        <w:rPr>
          <w:rFonts w:cs="Arial"/>
        </w:rPr>
      </w:pPr>
      <w:r w:rsidRPr="00034479">
        <w:rPr>
          <w:rFonts w:cs="Arial"/>
          <w:u w:val="single"/>
        </w:rPr>
        <w:t>Responsibility</w:t>
      </w:r>
      <w:r w:rsidRPr="00034479">
        <w:rPr>
          <w:rFonts w:cs="Arial"/>
        </w:rPr>
        <w:t xml:space="preserve">: </w:t>
      </w:r>
      <w:r w:rsidR="00101954">
        <w:t>Status messages. User interface controller</w:t>
      </w:r>
      <w:r>
        <w:rPr>
          <w:rFonts w:cs="Arial"/>
        </w:rPr>
        <w:t>.</w:t>
      </w:r>
    </w:p>
    <w:p w:rsidR="00101954" w:rsidRDefault="00101954" w:rsidP="00101954">
      <w:pPr>
        <w:pStyle w:val="BodyText"/>
        <w:ind w:left="720"/>
        <w:divId w:val="1665861996"/>
        <w:rPr>
          <w:ins w:id="207" w:author="Retalix" w:date="2012-08-22T09:06:00Z"/>
          <w:rFonts w:cs="Arial"/>
        </w:rPr>
      </w:pPr>
      <w:r w:rsidRPr="00034479">
        <w:rPr>
          <w:rFonts w:cs="Arial"/>
          <w:u w:val="single"/>
        </w:rPr>
        <w:t>Dependencies</w:t>
      </w:r>
      <w:r w:rsidRPr="00034479">
        <w:rPr>
          <w:rFonts w:cs="Arial"/>
        </w:rPr>
        <w:t>: StorePointLog.dll</w:t>
      </w:r>
      <w:r>
        <w:rPr>
          <w:rFonts w:cs="Arial"/>
        </w:rPr>
        <w:t xml:space="preserve">, StorePointIO.exe, MaintSrv.dll, </w:t>
      </w:r>
      <w:r w:rsidRPr="00034479">
        <w:rPr>
          <w:rFonts w:cs="Arial"/>
          <w:szCs w:val="20"/>
        </w:rPr>
        <w:t>3dabm7u.ocx</w:t>
      </w:r>
      <w:r>
        <w:rPr>
          <w:rFonts w:cs="Arial"/>
          <w:szCs w:val="20"/>
        </w:rPr>
        <w:t>.</w:t>
      </w:r>
      <w:r>
        <w:rPr>
          <w:rFonts w:cs="Arial"/>
        </w:rPr>
        <w:t xml:space="preserve"> </w:t>
      </w:r>
    </w:p>
    <w:p w:rsidR="00C146DD" w:rsidRDefault="00F40308">
      <w:pPr>
        <w:pStyle w:val="BodyText"/>
        <w:ind w:left="720"/>
        <w:divId w:val="1665861996"/>
        <w:rPr>
          <w:ins w:id="208" w:author="Retalix" w:date="2012-08-22T09:06:00Z"/>
          <w:rFonts w:cs="Arial"/>
          <w:szCs w:val="20"/>
        </w:rPr>
      </w:pPr>
      <w:ins w:id="209" w:author="Retalix" w:date="2012-08-22T09:06:00Z">
        <w:r>
          <w:rPr>
            <w:rFonts w:cs="Arial"/>
            <w:szCs w:val="20"/>
            <w:u w:val="single"/>
          </w:rPr>
          <w:t>Interface:</w:t>
        </w:r>
        <w:r>
          <w:rPr>
            <w:rFonts w:cs="Arial"/>
            <w:szCs w:val="20"/>
          </w:rPr>
          <w:t xml:space="preserve"> MsgSrv_TLB.</w:t>
        </w:r>
      </w:ins>
    </w:p>
    <w:p w:rsidR="00F40308" w:rsidDel="00F40308" w:rsidRDefault="00F40308" w:rsidP="00101954">
      <w:pPr>
        <w:pStyle w:val="BodyText"/>
        <w:ind w:left="720"/>
        <w:divId w:val="1665861996"/>
        <w:rPr>
          <w:del w:id="210" w:author="Retalix" w:date="2012-08-22T09:06:00Z"/>
          <w:rFonts w:cs="Arial"/>
        </w:rPr>
      </w:pPr>
    </w:p>
    <w:p w:rsidR="00812FEB" w:rsidRDefault="00812FEB" w:rsidP="00812FEB">
      <w:pPr>
        <w:pStyle w:val="BodyText"/>
        <w:ind w:left="720"/>
        <w:divId w:val="1665861996"/>
      </w:pPr>
    </w:p>
    <w:p w:rsidR="003402D9" w:rsidRDefault="003402D9" w:rsidP="003402D9">
      <w:pPr>
        <w:pStyle w:val="BodyText"/>
        <w:numPr>
          <w:ilvl w:val="0"/>
          <w:numId w:val="37"/>
        </w:numPr>
        <w:divId w:val="1665861996"/>
      </w:pPr>
      <w:r w:rsidRPr="002D0934">
        <w:rPr>
          <w:b/>
          <w:bCs/>
          <w:u w:val="single"/>
        </w:rPr>
        <w:t>StorePointLog.dll</w:t>
      </w:r>
    </w:p>
    <w:p w:rsidR="001D3595" w:rsidRDefault="001D3595" w:rsidP="001D3595">
      <w:pPr>
        <w:pStyle w:val="BodyText"/>
        <w:ind w:left="720"/>
        <w:divId w:val="1665861996"/>
        <w:rPr>
          <w:rFonts w:cs="Arial"/>
        </w:rPr>
      </w:pPr>
      <w:r w:rsidRPr="00034479">
        <w:rPr>
          <w:rFonts w:cs="Arial"/>
          <w:u w:val="single"/>
        </w:rPr>
        <w:t>Type</w:t>
      </w:r>
      <w:r w:rsidRPr="00034479">
        <w:rPr>
          <w:rFonts w:cs="Arial"/>
        </w:rPr>
        <w:t>: COM component. It is implemented in Delphi.</w:t>
      </w:r>
    </w:p>
    <w:p w:rsidR="001D3595" w:rsidRDefault="001D3595" w:rsidP="001D3595">
      <w:pPr>
        <w:pStyle w:val="BodyText"/>
        <w:ind w:left="720"/>
        <w:divId w:val="1665861996"/>
        <w:rPr>
          <w:rFonts w:cs="Arial"/>
        </w:rPr>
      </w:pPr>
      <w:r w:rsidRPr="00034479">
        <w:rPr>
          <w:rFonts w:cs="Arial"/>
          <w:u w:val="single"/>
        </w:rPr>
        <w:t>Responsibility</w:t>
      </w:r>
      <w:r w:rsidRPr="00034479">
        <w:rPr>
          <w:rFonts w:cs="Arial"/>
        </w:rPr>
        <w:t xml:space="preserve">: </w:t>
      </w:r>
      <w:r>
        <w:t>Charge to write log</w:t>
      </w:r>
      <w:r>
        <w:rPr>
          <w:rFonts w:cs="Arial"/>
        </w:rPr>
        <w:t>.</w:t>
      </w:r>
    </w:p>
    <w:p w:rsidR="001D3595" w:rsidRDefault="001D3595" w:rsidP="00823915">
      <w:pPr>
        <w:pStyle w:val="BodyText"/>
        <w:ind w:left="720"/>
        <w:divId w:val="1665861996"/>
        <w:rPr>
          <w:rFonts w:cs="Arial"/>
          <w:szCs w:val="20"/>
        </w:rPr>
      </w:pPr>
      <w:r w:rsidRPr="00034479">
        <w:rPr>
          <w:rFonts w:cs="Arial"/>
          <w:szCs w:val="20"/>
          <w:u w:val="single"/>
        </w:rPr>
        <w:t>Details:</w:t>
      </w:r>
      <w:r w:rsidRPr="00034479">
        <w:rPr>
          <w:rFonts w:cs="Arial"/>
          <w:szCs w:val="20"/>
        </w:rPr>
        <w:t xml:space="preserve"> </w:t>
      </w:r>
      <w:r>
        <w:rPr>
          <w:rFonts w:cs="Arial"/>
          <w:szCs w:val="20"/>
        </w:rPr>
        <w:t xml:space="preserve">We put this component </w:t>
      </w:r>
      <w:r w:rsidR="00823915">
        <w:rPr>
          <w:rFonts w:cs="Arial"/>
          <w:szCs w:val="20"/>
        </w:rPr>
        <w:t xml:space="preserve">in </w:t>
      </w:r>
      <w:r w:rsidR="00823915" w:rsidRPr="00823915">
        <w:rPr>
          <w:rFonts w:cs="Arial"/>
          <w:szCs w:val="20"/>
        </w:rPr>
        <w:t>C:\WINDOWS\system32</w:t>
      </w:r>
      <w:r w:rsidR="00823915">
        <w:rPr>
          <w:rFonts w:cs="Arial"/>
          <w:szCs w:val="20"/>
        </w:rPr>
        <w:t xml:space="preserve"> so every component could be found her in the Delphi source (this need to be the </w:t>
      </w:r>
      <w:r w:rsidR="00823915" w:rsidRPr="00823915">
        <w:rPr>
          <w:rFonts w:cs="Arial"/>
          <w:szCs w:val="20"/>
          <w:u w:val="single"/>
        </w:rPr>
        <w:t>only</w:t>
      </w:r>
      <w:r w:rsidR="00823915">
        <w:rPr>
          <w:rFonts w:cs="Arial"/>
          <w:szCs w:val="20"/>
        </w:rPr>
        <w:t xml:space="preserve"> place that </w:t>
      </w:r>
      <w:r w:rsidR="00A11368">
        <w:rPr>
          <w:rFonts w:cs="Arial"/>
          <w:szCs w:val="20"/>
        </w:rPr>
        <w:t>this component exists</w:t>
      </w:r>
      <w:r w:rsidR="00823915">
        <w:rPr>
          <w:rFonts w:cs="Arial"/>
          <w:szCs w:val="20"/>
        </w:rPr>
        <w:t>).</w:t>
      </w:r>
    </w:p>
    <w:p w:rsidR="00823915" w:rsidRDefault="00A11368" w:rsidP="001D3595">
      <w:pPr>
        <w:pStyle w:val="BodyText"/>
        <w:ind w:left="720"/>
        <w:divId w:val="1665861996"/>
        <w:rPr>
          <w:ins w:id="211" w:author="Retalix" w:date="2012-08-22T09:20:00Z"/>
        </w:rPr>
      </w:pPr>
      <w:r w:rsidRPr="007C46AE">
        <w:rPr>
          <w:highlight w:val="cyan"/>
        </w:rPr>
        <w:t xml:space="preserve">StorePointLog.docx – Not created </w:t>
      </w:r>
      <w:proofErr w:type="gramStart"/>
      <w:r w:rsidRPr="007C46AE">
        <w:rPr>
          <w:highlight w:val="cyan"/>
        </w:rPr>
        <w:t>yet !!!</w:t>
      </w:r>
      <w:proofErr w:type="gramEnd"/>
    </w:p>
    <w:p w:rsidR="00425D75" w:rsidRDefault="00FA6273" w:rsidP="001D3595">
      <w:pPr>
        <w:pStyle w:val="BodyText"/>
        <w:ind w:left="720"/>
        <w:divId w:val="1665861996"/>
      </w:pPr>
      <w:ins w:id="212" w:author="Retalix" w:date="2012-08-22T09:20:00Z">
        <w:r w:rsidRPr="00FA6273">
          <w:rPr>
            <w:u w:val="single"/>
            <w:rPrChange w:id="213" w:author="Retalix" w:date="2012-08-22T09:21:00Z">
              <w:rPr>
                <w:color w:val="0000FF"/>
                <w:sz w:val="16"/>
                <w:szCs w:val="16"/>
              </w:rPr>
            </w:rPrChange>
          </w:rPr>
          <w:t>Interface</w:t>
        </w:r>
        <w:r w:rsidR="00425D75">
          <w:t>: use external function.</w:t>
        </w:r>
      </w:ins>
    </w:p>
    <w:p w:rsidR="00A11368" w:rsidRDefault="00A11368" w:rsidP="001D3595">
      <w:pPr>
        <w:pStyle w:val="BodyText"/>
        <w:ind w:left="720"/>
        <w:divId w:val="1665861996"/>
      </w:pPr>
    </w:p>
    <w:p w:rsidR="003402D9" w:rsidRDefault="003402D9" w:rsidP="003402D9">
      <w:pPr>
        <w:pStyle w:val="BodyText"/>
        <w:numPr>
          <w:ilvl w:val="0"/>
          <w:numId w:val="37"/>
        </w:numPr>
        <w:divId w:val="1665861996"/>
      </w:pPr>
      <w:r w:rsidRPr="002D0934">
        <w:rPr>
          <w:b/>
          <w:bCs/>
          <w:u w:val="single"/>
        </w:rPr>
        <w:t>POSVerify.exe</w:t>
      </w:r>
    </w:p>
    <w:p w:rsidR="00823915" w:rsidRDefault="00823915" w:rsidP="00823915">
      <w:pPr>
        <w:pStyle w:val="BodyText"/>
        <w:ind w:left="720"/>
        <w:divId w:val="1665861996"/>
        <w:rPr>
          <w:rFonts w:cs="Arial"/>
        </w:rPr>
      </w:pPr>
      <w:r w:rsidRPr="00034479">
        <w:rPr>
          <w:rFonts w:cs="Arial"/>
          <w:u w:val="single"/>
        </w:rPr>
        <w:t>Type</w:t>
      </w:r>
      <w:r w:rsidRPr="00034479">
        <w:rPr>
          <w:rFonts w:cs="Arial"/>
        </w:rPr>
        <w:t>: COM component. It is implemented in Delphi.</w:t>
      </w:r>
    </w:p>
    <w:p w:rsidR="00823915" w:rsidRDefault="00823915" w:rsidP="00823915">
      <w:pPr>
        <w:pStyle w:val="BodyText"/>
        <w:ind w:left="720"/>
        <w:divId w:val="1665861996"/>
        <w:rPr>
          <w:rFonts w:cs="Arial"/>
        </w:rPr>
      </w:pPr>
      <w:r w:rsidRPr="00034479">
        <w:rPr>
          <w:rFonts w:cs="Arial"/>
          <w:u w:val="single"/>
        </w:rPr>
        <w:t>Responsibility</w:t>
      </w:r>
      <w:r w:rsidRPr="00034479">
        <w:rPr>
          <w:rFonts w:cs="Arial"/>
        </w:rPr>
        <w:t xml:space="preserve">: </w:t>
      </w:r>
      <w:r>
        <w:t>Database integrity check</w:t>
      </w:r>
      <w:r>
        <w:rPr>
          <w:rFonts w:cs="Arial"/>
        </w:rPr>
        <w:t>.</w:t>
      </w:r>
    </w:p>
    <w:p w:rsidR="00823915" w:rsidRDefault="00823915" w:rsidP="00823915">
      <w:pPr>
        <w:pStyle w:val="BodyText"/>
        <w:ind w:left="720"/>
        <w:divId w:val="1665861996"/>
        <w:rPr>
          <w:rFonts w:cs="Arial"/>
        </w:rPr>
      </w:pPr>
      <w:r w:rsidRPr="00034479">
        <w:rPr>
          <w:rFonts w:cs="Arial"/>
          <w:u w:val="single"/>
        </w:rPr>
        <w:lastRenderedPageBreak/>
        <w:t>Dependencies</w:t>
      </w:r>
      <w:r w:rsidRPr="00034479">
        <w:rPr>
          <w:rFonts w:cs="Arial"/>
        </w:rPr>
        <w:t>:</w:t>
      </w:r>
      <w:r>
        <w:rPr>
          <w:rFonts w:cs="Arial"/>
        </w:rPr>
        <w:t xml:space="preserve"> </w:t>
      </w:r>
      <w:r w:rsidRPr="00034479">
        <w:rPr>
          <w:rFonts w:cs="Arial"/>
        </w:rPr>
        <w:t>StorePointLog.dll</w:t>
      </w:r>
      <w:r>
        <w:rPr>
          <w:rFonts w:cs="Arial"/>
        </w:rPr>
        <w:t xml:space="preserve">, </w:t>
      </w:r>
      <w:r w:rsidRPr="0031366C">
        <w:rPr>
          <w:rFonts w:cs="Arial"/>
          <w:szCs w:val="20"/>
        </w:rPr>
        <w:t>TcpComCln.exe</w:t>
      </w:r>
      <w:r>
        <w:rPr>
          <w:rFonts w:cs="Arial"/>
        </w:rPr>
        <w:t>.</w:t>
      </w:r>
    </w:p>
    <w:p w:rsidR="00823915" w:rsidRDefault="00823915" w:rsidP="00823915">
      <w:pPr>
        <w:pStyle w:val="BodyText"/>
        <w:ind w:left="720"/>
        <w:divId w:val="1665861996"/>
        <w:rPr>
          <w:ins w:id="214" w:author="Retalix" w:date="2012-08-22T09:21:00Z"/>
          <w:rFonts w:cs="Arial"/>
          <w:szCs w:val="20"/>
        </w:rPr>
      </w:pPr>
      <w:r w:rsidRPr="00034479">
        <w:rPr>
          <w:rFonts w:cs="Arial"/>
          <w:szCs w:val="20"/>
          <w:u w:val="single"/>
        </w:rPr>
        <w:t>Details:</w:t>
      </w:r>
      <w:r w:rsidRPr="00034479">
        <w:rPr>
          <w:rFonts w:cs="Arial"/>
          <w:szCs w:val="20"/>
        </w:rPr>
        <w:t xml:space="preserve"> </w:t>
      </w:r>
      <w:r>
        <w:rPr>
          <w:rFonts w:cs="Arial"/>
          <w:szCs w:val="20"/>
        </w:rPr>
        <w:t xml:space="preserve">Call in every start of the POS </w:t>
      </w:r>
      <w:r>
        <w:t xml:space="preserve">in </w:t>
      </w:r>
      <w:r w:rsidRPr="008479C8">
        <w:rPr>
          <w:b/>
          <w:bCs/>
        </w:rPr>
        <w:t>SrvLink.Create</w:t>
      </w:r>
      <w:r>
        <w:rPr>
          <w:rFonts w:cs="Arial"/>
          <w:szCs w:val="20"/>
        </w:rPr>
        <w:t xml:space="preserve"> if it configured in the registry under </w:t>
      </w:r>
      <w:r w:rsidRPr="00823915">
        <w:rPr>
          <w:rFonts w:cs="Arial"/>
          <w:i/>
          <w:iCs/>
          <w:color w:val="A6A6A6" w:themeColor="background1" w:themeShade="A6"/>
        </w:rPr>
        <w:t>HKEY_LOCAL_MACHINE\SOFTWARE\Positive\POSITIVE32\DATA\ VerifyData</w:t>
      </w:r>
      <w:r>
        <w:rPr>
          <w:rFonts w:cs="Arial"/>
          <w:szCs w:val="20"/>
        </w:rPr>
        <w:t>.</w:t>
      </w:r>
    </w:p>
    <w:p w:rsidR="00C146DD" w:rsidRDefault="00425D75">
      <w:pPr>
        <w:pStyle w:val="BodyText"/>
        <w:ind w:left="720"/>
        <w:divId w:val="1665861996"/>
        <w:rPr>
          <w:rFonts w:cs="Arial"/>
          <w:szCs w:val="20"/>
        </w:rPr>
      </w:pPr>
      <w:ins w:id="215" w:author="Retalix" w:date="2012-08-22T09:21:00Z">
        <w:r w:rsidRPr="00425D75">
          <w:rPr>
            <w:u w:val="single"/>
          </w:rPr>
          <w:t>Interface</w:t>
        </w:r>
        <w:r>
          <w:t>: PosVerift_TLB</w:t>
        </w:r>
        <w:r>
          <w:rPr>
            <w:rFonts w:cs="Arial"/>
            <w:szCs w:val="20"/>
          </w:rPr>
          <w:t>.</w:t>
        </w:r>
      </w:ins>
    </w:p>
    <w:p w:rsidR="00F53AF3" w:rsidRPr="00F53AF3" w:rsidRDefault="00F53AF3" w:rsidP="00F53AF3">
      <w:pPr>
        <w:pStyle w:val="BodyText"/>
        <w:ind w:left="720"/>
        <w:divId w:val="1665861996"/>
      </w:pPr>
    </w:p>
    <w:p w:rsidR="003402D9" w:rsidRPr="00AF6F9B" w:rsidRDefault="00FA6273" w:rsidP="003402D9">
      <w:pPr>
        <w:pStyle w:val="BodyText"/>
        <w:numPr>
          <w:ilvl w:val="0"/>
          <w:numId w:val="37"/>
        </w:numPr>
        <w:divId w:val="1665861996"/>
      </w:pPr>
      <w:r w:rsidRPr="00FA6273">
        <w:rPr>
          <w:b/>
          <w:bCs/>
          <w:u w:val="single"/>
          <w:rPrChange w:id="216" w:author="Retalix" w:date="2012-08-27T06:36:00Z">
            <w:rPr>
              <w:b/>
              <w:bCs/>
              <w:color w:val="0000FF"/>
              <w:sz w:val="16"/>
              <w:szCs w:val="16"/>
              <w:u w:val="single"/>
            </w:rPr>
          </w:rPrChange>
        </w:rPr>
        <w:t>OLEListPRS.dll</w:t>
      </w:r>
      <w:r w:rsidRPr="00FA6273">
        <w:rPr>
          <w:rPrChange w:id="217" w:author="Retalix" w:date="2012-08-27T06:36:00Z">
            <w:rPr>
              <w:color w:val="0000FF"/>
              <w:sz w:val="16"/>
              <w:szCs w:val="16"/>
            </w:rPr>
          </w:rPrChange>
        </w:rPr>
        <w:t xml:space="preserve"> </w:t>
      </w:r>
    </w:p>
    <w:p w:rsidR="00AF6F9B" w:rsidRPr="00F53AF3" w:rsidRDefault="00FA6273" w:rsidP="00AF6F9B">
      <w:pPr>
        <w:pStyle w:val="BodyText"/>
        <w:ind w:left="720"/>
        <w:divId w:val="1665861996"/>
        <w:rPr>
          <w:ins w:id="218" w:author="Retalix" w:date="2012-08-27T06:35:00Z"/>
          <w:rFonts w:cs="Arial"/>
        </w:rPr>
      </w:pPr>
      <w:r w:rsidRPr="00FA6273">
        <w:rPr>
          <w:rFonts w:cs="Arial"/>
          <w:u w:val="single"/>
          <w:rPrChange w:id="219" w:author="Retalix" w:date="2012-08-27T06:36:00Z">
            <w:rPr>
              <w:rFonts w:cs="Arial"/>
              <w:color w:val="0000FF"/>
              <w:sz w:val="16"/>
              <w:szCs w:val="16"/>
              <w:u w:val="single"/>
            </w:rPr>
          </w:rPrChange>
        </w:rPr>
        <w:t>Type</w:t>
      </w:r>
      <w:r w:rsidRPr="00FA6273">
        <w:rPr>
          <w:rFonts w:cs="Arial"/>
          <w:rPrChange w:id="220" w:author="Retalix" w:date="2012-08-27T06:36:00Z">
            <w:rPr>
              <w:rFonts w:cs="Arial"/>
              <w:color w:val="0000FF"/>
              <w:sz w:val="16"/>
              <w:szCs w:val="16"/>
            </w:rPr>
          </w:rPrChange>
        </w:rPr>
        <w:t xml:space="preserve">: </w:t>
      </w:r>
      <w:ins w:id="221" w:author="Retalix" w:date="2012-08-27T06:35:00Z">
        <w:r w:rsidRPr="00FA6273">
          <w:rPr>
            <w:rFonts w:cs="Arial"/>
            <w:rPrChange w:id="222" w:author="Retalix" w:date="2012-08-27T06:36:00Z">
              <w:rPr>
                <w:rFonts w:cs="Arial"/>
                <w:color w:val="0000FF"/>
                <w:sz w:val="16"/>
                <w:szCs w:val="16"/>
              </w:rPr>
            </w:rPrChange>
          </w:rPr>
          <w:t>COM</w:t>
        </w:r>
        <w:r w:rsidR="00AF6F9B" w:rsidRPr="00034479">
          <w:rPr>
            <w:rFonts w:cs="Arial"/>
          </w:rPr>
          <w:t xml:space="preserve"> component. It is implemented in Delphi.</w:t>
        </w:r>
      </w:ins>
    </w:p>
    <w:p w:rsidR="00823915" w:rsidRPr="00AF6F9B" w:rsidDel="00AF6F9B" w:rsidRDefault="00823915" w:rsidP="00F53AF3">
      <w:pPr>
        <w:pStyle w:val="BodyText"/>
        <w:ind w:left="720"/>
        <w:divId w:val="1665861996"/>
        <w:rPr>
          <w:del w:id="223" w:author="Retalix" w:date="2012-08-27T06:35:00Z"/>
          <w:rFonts w:cs="Arial"/>
        </w:rPr>
      </w:pPr>
    </w:p>
    <w:p w:rsidR="00A7550D" w:rsidRDefault="00FA6273">
      <w:pPr>
        <w:pStyle w:val="BodyText"/>
        <w:ind w:left="720"/>
        <w:divId w:val="1665861996"/>
        <w:rPr>
          <w:rFonts w:cs="Arial"/>
        </w:rPr>
      </w:pPr>
      <w:r w:rsidRPr="00FA6273">
        <w:rPr>
          <w:rFonts w:cs="Arial"/>
          <w:u w:val="single"/>
          <w:rPrChange w:id="224" w:author="Retalix" w:date="2012-08-27T06:36:00Z">
            <w:rPr>
              <w:rFonts w:cs="Arial"/>
              <w:color w:val="0000FF"/>
              <w:sz w:val="16"/>
              <w:szCs w:val="16"/>
              <w:u w:val="single"/>
            </w:rPr>
          </w:rPrChange>
        </w:rPr>
        <w:t>Responsibility</w:t>
      </w:r>
      <w:r w:rsidRPr="00FA6273">
        <w:rPr>
          <w:rFonts w:cs="Arial"/>
          <w:rPrChange w:id="225" w:author="Retalix" w:date="2012-08-27T06:36:00Z">
            <w:rPr>
              <w:rFonts w:cs="Arial"/>
              <w:color w:val="0000FF"/>
              <w:sz w:val="16"/>
              <w:szCs w:val="16"/>
            </w:rPr>
          </w:rPrChange>
        </w:rPr>
        <w:t xml:space="preserve">: </w:t>
      </w:r>
      <w:del w:id="226" w:author="Retalix" w:date="2012-08-27T06:36:00Z">
        <w:r w:rsidRPr="00FA6273">
          <w:rPr>
            <w:rPrChange w:id="227" w:author="Retalix" w:date="2012-08-27T06:36:00Z">
              <w:rPr>
                <w:color w:val="0000FF"/>
                <w:sz w:val="16"/>
                <w:szCs w:val="16"/>
              </w:rPr>
            </w:rPrChange>
          </w:rPr>
          <w:delText>Temporary data storage. Create by TraSrv</w:delText>
        </w:r>
        <w:r w:rsidRPr="00FA6273">
          <w:rPr>
            <w:rFonts w:cs="Arial"/>
            <w:rPrChange w:id="228" w:author="Retalix" w:date="2012-08-27T06:36:00Z">
              <w:rPr>
                <w:rFonts w:cs="Arial"/>
                <w:color w:val="0000FF"/>
                <w:sz w:val="16"/>
                <w:szCs w:val="16"/>
              </w:rPr>
            </w:rPrChange>
          </w:rPr>
          <w:delText>.</w:delText>
        </w:r>
      </w:del>
      <w:ins w:id="229" w:author="Retalix" w:date="2012-08-27T06:36:00Z">
        <w:r w:rsidRPr="00FA6273">
          <w:rPr>
            <w:rPrChange w:id="230" w:author="Retalix" w:date="2012-08-27T06:36:00Z">
              <w:rPr>
                <w:color w:val="0000FF"/>
                <w:sz w:val="16"/>
                <w:szCs w:val="16"/>
                <w:highlight w:val="cyan"/>
              </w:rPr>
            </w:rPrChange>
          </w:rPr>
          <w:t>Build X/Z reports to POS.</w:t>
        </w:r>
      </w:ins>
    </w:p>
    <w:p w:rsidR="00823915" w:rsidRPr="00AF6F9B" w:rsidDel="00AF6F9B" w:rsidRDefault="00FA6273" w:rsidP="00F53AF3">
      <w:pPr>
        <w:pStyle w:val="BodyText"/>
        <w:ind w:left="720"/>
        <w:divId w:val="1665861996"/>
        <w:rPr>
          <w:del w:id="231" w:author="Retalix" w:date="2012-08-27T06:36:00Z"/>
          <w:rFonts w:cs="Arial"/>
        </w:rPr>
      </w:pPr>
      <w:del w:id="232" w:author="Retalix" w:date="2012-08-27T06:36:00Z">
        <w:r w:rsidRPr="00FA6273">
          <w:rPr>
            <w:rFonts w:cs="Arial"/>
            <w:u w:val="single"/>
            <w:rPrChange w:id="233" w:author="Retalix" w:date="2012-08-27T06:36:00Z">
              <w:rPr>
                <w:rFonts w:cs="Arial"/>
                <w:color w:val="0000FF"/>
                <w:sz w:val="16"/>
                <w:szCs w:val="16"/>
                <w:u w:val="single"/>
              </w:rPr>
            </w:rPrChange>
          </w:rPr>
          <w:delText>Dependencies</w:delText>
        </w:r>
        <w:r w:rsidRPr="00FA6273">
          <w:rPr>
            <w:rFonts w:cs="Arial"/>
            <w:rPrChange w:id="234" w:author="Retalix" w:date="2012-08-27T06:36:00Z">
              <w:rPr>
                <w:rFonts w:cs="Arial"/>
                <w:color w:val="0000FF"/>
                <w:sz w:val="16"/>
                <w:szCs w:val="16"/>
              </w:rPr>
            </w:rPrChange>
          </w:rPr>
          <w:delText xml:space="preserve">: </w:delText>
        </w:r>
      </w:del>
    </w:p>
    <w:p w:rsidR="00A7550D" w:rsidRDefault="00FA6273">
      <w:pPr>
        <w:pStyle w:val="BodyText"/>
        <w:ind w:left="720"/>
        <w:divId w:val="1665861996"/>
        <w:rPr>
          <w:ins w:id="235" w:author="Retalix" w:date="2012-08-27T06:37:00Z"/>
          <w:rFonts w:cs="Arial"/>
          <w:szCs w:val="20"/>
        </w:rPr>
      </w:pPr>
      <w:ins w:id="236" w:author="Dariia Iurkova" w:date="2012-08-15T18:12:00Z">
        <w:r w:rsidRPr="00FA6273">
          <w:rPr>
            <w:rFonts w:cs="Arial"/>
            <w:szCs w:val="20"/>
            <w:u w:val="single"/>
            <w:rPrChange w:id="237" w:author="Retalix" w:date="2012-08-27T06:36:00Z">
              <w:rPr>
                <w:rFonts w:cs="Arial"/>
                <w:color w:val="0000FF"/>
                <w:sz w:val="16"/>
                <w:szCs w:val="20"/>
                <w:u w:val="single"/>
              </w:rPr>
            </w:rPrChange>
          </w:rPr>
          <w:t>Details:</w:t>
        </w:r>
        <w:r w:rsidR="00823915" w:rsidRPr="00034479">
          <w:rPr>
            <w:rFonts w:cs="Arial"/>
            <w:szCs w:val="20"/>
          </w:rPr>
          <w:t xml:space="preserve"> </w:t>
        </w:r>
      </w:ins>
      <w:ins w:id="238" w:author="Retalix" w:date="2012-08-27T06:37:00Z">
        <w:r w:rsidR="00AF6F9B">
          <w:rPr>
            <w:rFonts w:cs="Arial"/>
            <w:szCs w:val="20"/>
          </w:rPr>
          <w:t xml:space="preserve">When Make X/Z report the POS call TraSrv that use this dll. The OLEListPRS go over the tra file, check the </w:t>
        </w:r>
      </w:ins>
      <w:ins w:id="239" w:author="Retalix" w:date="2012-08-27T06:39:00Z">
        <w:r w:rsidR="00AF6F9B">
          <w:rPr>
            <w:rFonts w:cs="Arial"/>
            <w:szCs w:val="20"/>
          </w:rPr>
          <w:t>department that</w:t>
        </w:r>
      </w:ins>
      <w:ins w:id="240" w:author="Retalix" w:date="2012-08-27T06:37:00Z">
        <w:r w:rsidR="00AF6F9B">
          <w:rPr>
            <w:rFonts w:cs="Arial"/>
            <w:szCs w:val="20"/>
          </w:rPr>
          <w:t xml:space="preserve"> exist and count each one of them </w:t>
        </w:r>
      </w:ins>
      <w:ins w:id="241" w:author="Retalix" w:date="2012-08-27T06:39:00Z">
        <w:r w:rsidR="00AF6F9B">
          <w:rPr>
            <w:rFonts w:cs="Arial"/>
            <w:szCs w:val="20"/>
          </w:rPr>
          <w:t>separately</w:t>
        </w:r>
      </w:ins>
      <w:ins w:id="242" w:author="Retalix" w:date="2012-08-27T06:37:00Z">
        <w:r w:rsidR="00AF6F9B">
          <w:rPr>
            <w:rFonts w:cs="Arial"/>
            <w:szCs w:val="20"/>
          </w:rPr>
          <w:t>.</w:t>
        </w:r>
      </w:ins>
    </w:p>
    <w:p w:rsidR="00AF6F9B" w:rsidRPr="00AF6F9B" w:rsidRDefault="00FA6273" w:rsidP="00F53AF3">
      <w:pPr>
        <w:pStyle w:val="BodyText"/>
        <w:ind w:left="720"/>
        <w:divId w:val="1665861996"/>
        <w:rPr>
          <w:ins w:id="243" w:author="Retalix" w:date="2012-08-27T06:35:00Z"/>
          <w:rFonts w:cs="Arial"/>
          <w:szCs w:val="20"/>
        </w:rPr>
      </w:pPr>
      <w:ins w:id="244" w:author="Retalix" w:date="2012-08-27T06:39:00Z">
        <w:r w:rsidRPr="00FA6273">
          <w:rPr>
            <w:rFonts w:cs="Arial"/>
            <w:szCs w:val="20"/>
            <w:highlight w:val="cyan"/>
            <w:rPrChange w:id="245" w:author="Retalix" w:date="2012-08-27T06:39:00Z">
              <w:rPr>
                <w:rFonts w:cs="Arial"/>
                <w:color w:val="0000FF"/>
                <w:sz w:val="16"/>
                <w:szCs w:val="20"/>
                <w:u w:val="single"/>
              </w:rPr>
            </w:rPrChange>
          </w:rPr>
          <w:t xml:space="preserve">The </w:t>
        </w:r>
        <w:proofErr w:type="gramStart"/>
        <w:r w:rsidRPr="00FA6273">
          <w:rPr>
            <w:rFonts w:cs="Arial"/>
            <w:szCs w:val="20"/>
            <w:highlight w:val="cyan"/>
            <w:rPrChange w:id="246" w:author="Retalix" w:date="2012-08-27T06:39:00Z">
              <w:rPr>
                <w:rFonts w:cs="Arial"/>
                <w:color w:val="0000FF"/>
                <w:sz w:val="16"/>
                <w:szCs w:val="20"/>
                <w:u w:val="single"/>
              </w:rPr>
            </w:rPrChange>
          </w:rPr>
          <w:t>code don't</w:t>
        </w:r>
        <w:proofErr w:type="gramEnd"/>
        <w:r w:rsidRPr="00FA6273">
          <w:rPr>
            <w:rFonts w:cs="Arial"/>
            <w:szCs w:val="20"/>
            <w:highlight w:val="cyan"/>
            <w:rPrChange w:id="247" w:author="Retalix" w:date="2012-08-27T06:39:00Z">
              <w:rPr>
                <w:rFonts w:cs="Arial"/>
                <w:color w:val="0000FF"/>
                <w:sz w:val="16"/>
                <w:szCs w:val="20"/>
                <w:u w:val="single"/>
              </w:rPr>
            </w:rPrChange>
          </w:rPr>
          <w:t xml:space="preserve"> exist.</w:t>
        </w:r>
      </w:ins>
    </w:p>
    <w:p w:rsidR="00A7550D" w:rsidRDefault="00AF6F9B">
      <w:pPr>
        <w:pStyle w:val="BodyText"/>
        <w:ind w:left="720"/>
        <w:divId w:val="1665861996"/>
        <w:rPr>
          <w:ins w:id="248" w:author="Retalix" w:date="2012-08-27T06:35:00Z"/>
          <w:rFonts w:cs="Arial"/>
          <w:szCs w:val="20"/>
        </w:rPr>
      </w:pPr>
      <w:ins w:id="249" w:author="Retalix" w:date="2012-08-27T06:35:00Z">
        <w:r w:rsidRPr="00425D75">
          <w:rPr>
            <w:u w:val="single"/>
          </w:rPr>
          <w:t>Interface</w:t>
        </w:r>
        <w:r>
          <w:t>: OLEListPRS_TLB</w:t>
        </w:r>
        <w:r>
          <w:rPr>
            <w:rFonts w:cs="Arial"/>
            <w:szCs w:val="20"/>
          </w:rPr>
          <w:t>.</w:t>
        </w:r>
      </w:ins>
    </w:p>
    <w:p w:rsidR="00AF6F9B" w:rsidDel="00AF6F9B" w:rsidRDefault="00AF6F9B" w:rsidP="00F53AF3">
      <w:pPr>
        <w:pStyle w:val="BodyText"/>
        <w:ind w:left="720"/>
        <w:divId w:val="1665861996"/>
        <w:rPr>
          <w:del w:id="250" w:author="Retalix" w:date="2012-08-27T06:35:00Z"/>
        </w:rPr>
      </w:pPr>
    </w:p>
    <w:p w:rsidR="00F53AF3" w:rsidRDefault="00F53AF3" w:rsidP="00F53AF3">
      <w:pPr>
        <w:pStyle w:val="BodyText"/>
        <w:ind w:left="720"/>
        <w:divId w:val="1665861996"/>
      </w:pPr>
    </w:p>
    <w:p w:rsidR="00F53AF3" w:rsidRDefault="00F53AF3" w:rsidP="00F53AF3">
      <w:pPr>
        <w:pStyle w:val="BodyText"/>
        <w:numPr>
          <w:ilvl w:val="0"/>
          <w:numId w:val="37"/>
        </w:numPr>
        <w:divId w:val="1665861996"/>
      </w:pPr>
      <w:r w:rsidRPr="002D0934">
        <w:rPr>
          <w:b/>
          <w:bCs/>
          <w:u w:val="single"/>
        </w:rPr>
        <w:t>PosEJ.dll</w:t>
      </w:r>
      <w:r>
        <w:t xml:space="preserve"> </w:t>
      </w:r>
    </w:p>
    <w:p w:rsidR="00F53AF3" w:rsidRPr="00F53AF3" w:rsidRDefault="00F53AF3" w:rsidP="00F53AF3">
      <w:pPr>
        <w:pStyle w:val="BodyText"/>
        <w:ind w:left="720"/>
        <w:divId w:val="1665861996"/>
        <w:rPr>
          <w:rFonts w:cs="Arial"/>
        </w:rPr>
      </w:pPr>
      <w:r w:rsidRPr="00034479">
        <w:rPr>
          <w:rFonts w:cs="Arial"/>
          <w:u w:val="single"/>
        </w:rPr>
        <w:t>Type</w:t>
      </w:r>
      <w:r w:rsidRPr="00034479">
        <w:rPr>
          <w:rFonts w:cs="Arial"/>
        </w:rPr>
        <w:t>: COM component. It is implemented in Delphi.</w:t>
      </w:r>
    </w:p>
    <w:p w:rsidR="00F53AF3" w:rsidRDefault="00F53AF3" w:rsidP="00F53AF3">
      <w:pPr>
        <w:pStyle w:val="BodyText"/>
        <w:ind w:left="720"/>
        <w:divId w:val="1665861996"/>
        <w:rPr>
          <w:rFonts w:cs="Arial"/>
        </w:rPr>
      </w:pPr>
      <w:r w:rsidRPr="00034479">
        <w:rPr>
          <w:rFonts w:cs="Arial"/>
          <w:u w:val="single"/>
        </w:rPr>
        <w:t>Responsibility</w:t>
      </w:r>
      <w:r w:rsidRPr="00034479">
        <w:rPr>
          <w:rFonts w:cs="Arial"/>
        </w:rPr>
        <w:t xml:space="preserve">: </w:t>
      </w:r>
      <w:r>
        <w:t>Write the electronic journal of the POS</w:t>
      </w:r>
      <w:r>
        <w:rPr>
          <w:rFonts w:cs="Arial"/>
        </w:rPr>
        <w:t>.</w:t>
      </w:r>
    </w:p>
    <w:p w:rsidR="00F53AF3" w:rsidRDefault="00F53AF3" w:rsidP="00F53AF3">
      <w:pPr>
        <w:pStyle w:val="BodyText"/>
        <w:ind w:left="720"/>
        <w:divId w:val="1665861996"/>
        <w:rPr>
          <w:rFonts w:cs="Arial"/>
          <w:szCs w:val="20"/>
          <w:u w:val="single"/>
        </w:rPr>
      </w:pPr>
      <w:r w:rsidRPr="00034479">
        <w:rPr>
          <w:rFonts w:cs="Arial"/>
          <w:u w:val="single"/>
        </w:rPr>
        <w:t>Dependencies</w:t>
      </w:r>
      <w:r w:rsidRPr="00034479">
        <w:rPr>
          <w:rFonts w:cs="Arial"/>
        </w:rPr>
        <w:t>:</w:t>
      </w:r>
      <w:r>
        <w:rPr>
          <w:rFonts w:cs="Arial"/>
        </w:rPr>
        <w:t xml:space="preserve"> </w:t>
      </w:r>
      <w:r w:rsidRPr="00034479">
        <w:rPr>
          <w:rFonts w:cs="Arial"/>
        </w:rPr>
        <w:t>StorePointLog.dll</w:t>
      </w:r>
      <w:r>
        <w:rPr>
          <w:rFonts w:cs="Arial"/>
        </w:rPr>
        <w:t>.</w:t>
      </w:r>
    </w:p>
    <w:p w:rsidR="0040167D" w:rsidRDefault="0040167D" w:rsidP="0040167D">
      <w:pPr>
        <w:pStyle w:val="BodyText"/>
        <w:ind w:left="720"/>
        <w:divId w:val="1665861996"/>
        <w:rPr>
          <w:ins w:id="251" w:author="Retalix" w:date="2012-08-22T09:22:00Z"/>
          <w:rFonts w:cs="Arial"/>
          <w:szCs w:val="20"/>
          <w:u w:val="single"/>
        </w:rPr>
      </w:pPr>
      <w:r>
        <w:rPr>
          <w:rFonts w:cs="Arial"/>
          <w:u w:val="single"/>
        </w:rPr>
        <w:t>Details</w:t>
      </w:r>
      <w:r w:rsidRPr="0040167D">
        <w:rPr>
          <w:rFonts w:cs="Arial"/>
          <w:szCs w:val="20"/>
          <w:u w:val="single"/>
        </w:rPr>
        <w:t>:</w:t>
      </w:r>
      <w:r>
        <w:rPr>
          <w:rFonts w:cs="Arial"/>
          <w:szCs w:val="20"/>
          <w:u w:val="single"/>
        </w:rPr>
        <w:t xml:space="preserve"> </w:t>
      </w:r>
      <w:r w:rsidR="00FA6273" w:rsidRPr="00FA6273">
        <w:rPr>
          <w:rStyle w:val="Hyperlink"/>
          <w:rFonts w:cs="Verdana"/>
          <w:u w:val="single"/>
          <w:rPrChange w:id="252" w:author="Retalix" w:date="2012-08-26T13:57:00Z">
            <w:rPr>
              <w:rFonts w:cs="Arial"/>
              <w:color w:val="0000FF"/>
              <w:sz w:val="16"/>
              <w:szCs w:val="20"/>
            </w:rPr>
          </w:rPrChange>
        </w:rPr>
        <w:t>EJ</w:t>
      </w:r>
      <w:commentRangeStart w:id="253"/>
      <w:ins w:id="254" w:author="Dariia Iurkova" w:date="2012-08-15T18:12:00Z">
        <w:r w:rsidR="00FA6273" w:rsidRPr="00FA6273">
          <w:rPr>
            <w:rStyle w:val="Hyperlink"/>
            <w:rFonts w:cs="Verdana"/>
            <w:u w:val="single"/>
            <w:rPrChange w:id="255" w:author="Retalix" w:date="2012-08-26T13:57:00Z">
              <w:rPr>
                <w:rFonts w:cs="Arial"/>
                <w:color w:val="0000FF"/>
                <w:sz w:val="16"/>
                <w:szCs w:val="20"/>
              </w:rPr>
            </w:rPrChange>
          </w:rPr>
          <w:t>.docx</w:t>
        </w:r>
        <w:commentRangeEnd w:id="253"/>
        <w:r w:rsidR="00FA6273" w:rsidRPr="00FA6273">
          <w:rPr>
            <w:rStyle w:val="Hyperlink"/>
            <w:rFonts w:cs="Verdana"/>
            <w:u w:val="single"/>
            <w:rPrChange w:id="256" w:author="Retalix" w:date="2012-08-26T13:57:00Z">
              <w:rPr>
                <w:rStyle w:val="CommentReference"/>
                <w:rFonts w:cs="Arial"/>
                <w:sz w:val="20"/>
                <w:szCs w:val="20"/>
              </w:rPr>
            </w:rPrChange>
          </w:rPr>
          <w:commentReference w:id="253"/>
        </w:r>
      </w:ins>
    </w:p>
    <w:p w:rsidR="00C146DD" w:rsidRDefault="00425D75">
      <w:pPr>
        <w:pStyle w:val="BodyText"/>
        <w:ind w:left="720"/>
        <w:divId w:val="1665861996"/>
        <w:rPr>
          <w:ins w:id="257" w:author="Retalix" w:date="2012-08-22T09:22:00Z"/>
          <w:rFonts w:cs="Arial"/>
          <w:szCs w:val="20"/>
        </w:rPr>
      </w:pPr>
      <w:ins w:id="258" w:author="Retalix" w:date="2012-08-22T09:22:00Z">
        <w:r w:rsidRPr="00425D75">
          <w:rPr>
            <w:u w:val="single"/>
          </w:rPr>
          <w:t>Interface</w:t>
        </w:r>
        <w:r>
          <w:t>: POSEJ_TLB</w:t>
        </w:r>
        <w:r>
          <w:rPr>
            <w:rFonts w:cs="Arial"/>
            <w:szCs w:val="20"/>
          </w:rPr>
          <w:t>.</w:t>
        </w:r>
      </w:ins>
    </w:p>
    <w:p w:rsidR="00425D75" w:rsidDel="00425D75" w:rsidRDefault="00425D75" w:rsidP="0040167D">
      <w:pPr>
        <w:pStyle w:val="BodyText"/>
        <w:ind w:left="720"/>
        <w:divId w:val="1665861996"/>
        <w:rPr>
          <w:del w:id="259" w:author="Retalix" w:date="2012-08-22T09:22:00Z"/>
          <w:rFonts w:cs="Arial"/>
          <w:szCs w:val="20"/>
          <w:u w:val="single"/>
        </w:rPr>
      </w:pPr>
    </w:p>
    <w:p w:rsidR="0063523D" w:rsidRPr="0063523D" w:rsidRDefault="0063523D" w:rsidP="0063523D">
      <w:pPr>
        <w:pStyle w:val="BodyText"/>
        <w:divId w:val="1665861996"/>
        <w:rPr>
          <w:b/>
          <w:bCs/>
        </w:rPr>
      </w:pPr>
    </w:p>
    <w:p w:rsidR="00784A65" w:rsidRPr="008267CB" w:rsidRDefault="00784A65" w:rsidP="00784A65">
      <w:pPr>
        <w:pStyle w:val="BodyText"/>
        <w:numPr>
          <w:ilvl w:val="0"/>
          <w:numId w:val="37"/>
        </w:numPr>
        <w:divId w:val="1665861996"/>
        <w:rPr>
          <w:ins w:id="260" w:author="Retalix" w:date="2012-08-19T16:47:00Z"/>
          <w:b/>
          <w:bCs/>
          <w:u w:val="single"/>
        </w:rPr>
      </w:pPr>
      <w:ins w:id="261" w:author="Retalix" w:date="2012-08-19T16:47:00Z">
        <w:r w:rsidRPr="008267CB">
          <w:rPr>
            <w:rFonts w:cs="Arial"/>
            <w:b/>
            <w:bCs/>
            <w:szCs w:val="20"/>
            <w:u w:val="single"/>
          </w:rPr>
          <w:t>SRSrv.exe</w:t>
        </w:r>
      </w:ins>
    </w:p>
    <w:p w:rsidR="00784A65" w:rsidRPr="008267CB" w:rsidRDefault="00784A65" w:rsidP="00784A65">
      <w:pPr>
        <w:pStyle w:val="BodyText"/>
        <w:ind w:left="720"/>
        <w:divId w:val="1665861996"/>
        <w:rPr>
          <w:ins w:id="262" w:author="Retalix" w:date="2012-08-19T16:47:00Z"/>
          <w:rFonts w:cs="Arial"/>
        </w:rPr>
      </w:pPr>
      <w:ins w:id="263" w:author="Retalix" w:date="2012-08-19T16:47:00Z">
        <w:r w:rsidRPr="008267CB">
          <w:rPr>
            <w:rFonts w:cs="Arial"/>
            <w:u w:val="single"/>
          </w:rPr>
          <w:t>Type</w:t>
        </w:r>
        <w:r w:rsidRPr="008267CB">
          <w:rPr>
            <w:rFonts w:cs="Arial"/>
          </w:rPr>
          <w:t>: COM component. It is implemented in Delphi.</w:t>
        </w:r>
      </w:ins>
    </w:p>
    <w:p w:rsidR="00784A65" w:rsidRPr="008267CB" w:rsidRDefault="00784A65" w:rsidP="00784A65">
      <w:pPr>
        <w:pStyle w:val="BodyText"/>
        <w:ind w:left="720"/>
        <w:divId w:val="1665861996"/>
        <w:rPr>
          <w:ins w:id="264" w:author="Retalix" w:date="2012-08-19T16:47:00Z"/>
          <w:rFonts w:cs="Arial"/>
        </w:rPr>
      </w:pPr>
      <w:ins w:id="265" w:author="Retalix" w:date="2012-08-19T16:47:00Z">
        <w:r w:rsidRPr="008267CB">
          <w:rPr>
            <w:rFonts w:cs="Arial"/>
            <w:u w:val="single"/>
          </w:rPr>
          <w:t>Responsibility</w:t>
        </w:r>
        <w:r w:rsidRPr="008267CB">
          <w:rPr>
            <w:rFonts w:cs="Arial"/>
          </w:rPr>
          <w:t xml:space="preserve">: </w:t>
        </w:r>
      </w:ins>
      <w:ins w:id="266" w:author="Retalix" w:date="2012-09-09T08:49:00Z">
        <w:r w:rsidR="00E43F24">
          <w:rPr>
            <w:rFonts w:cs="Arial"/>
          </w:rPr>
          <w:t xml:space="preserve">Save and </w:t>
        </w:r>
        <w:proofErr w:type="gramStart"/>
        <w:r w:rsidR="00E43F24">
          <w:rPr>
            <w:rFonts w:cs="Arial"/>
          </w:rPr>
          <w:t>Recall  -</w:t>
        </w:r>
        <w:proofErr w:type="gramEnd"/>
        <w:r w:rsidR="00E43F24">
          <w:rPr>
            <w:rFonts w:cs="Arial"/>
          </w:rPr>
          <w:t xml:space="preserve"> </w:t>
        </w:r>
      </w:ins>
      <w:ins w:id="267" w:author="Retalix" w:date="2012-08-19T16:47:00Z">
        <w:r w:rsidRPr="008267CB">
          <w:rPr>
            <w:rFonts w:cs="Arial"/>
          </w:rPr>
          <w:t>Charge to save and recall transaction to/from the Database for transaction that not been finalized and transmitted to the BOS.</w:t>
        </w:r>
      </w:ins>
    </w:p>
    <w:p w:rsidR="00784A65" w:rsidRDefault="00784A65" w:rsidP="00784A65">
      <w:pPr>
        <w:pStyle w:val="BodyText"/>
        <w:ind w:left="720"/>
        <w:divId w:val="1665861996"/>
        <w:rPr>
          <w:ins w:id="268" w:author="Retalix" w:date="2012-08-19T16:47:00Z"/>
          <w:rFonts w:cs="Arial"/>
          <w:szCs w:val="20"/>
          <w:u w:val="single"/>
        </w:rPr>
      </w:pPr>
      <w:ins w:id="269" w:author="Retalix" w:date="2012-08-19T16:47:00Z">
        <w:r w:rsidRPr="00034479">
          <w:rPr>
            <w:rFonts w:cs="Arial"/>
            <w:u w:val="single"/>
          </w:rPr>
          <w:t>Dependencies</w:t>
        </w:r>
        <w:r w:rsidRPr="00034479">
          <w:rPr>
            <w:rFonts w:cs="Arial"/>
          </w:rPr>
          <w:t>:</w:t>
        </w:r>
        <w:r>
          <w:rPr>
            <w:rFonts w:cs="Arial"/>
          </w:rPr>
          <w:t xml:space="preserve"> </w:t>
        </w:r>
        <w:r w:rsidRPr="00034479">
          <w:rPr>
            <w:rFonts w:cs="Arial"/>
          </w:rPr>
          <w:t>StorePointLog.dll</w:t>
        </w:r>
        <w:r>
          <w:rPr>
            <w:rFonts w:cs="Arial"/>
          </w:rPr>
          <w:t>.</w:t>
        </w:r>
      </w:ins>
    </w:p>
    <w:p w:rsidR="00784A65" w:rsidRDefault="00784A65" w:rsidP="00784A65">
      <w:pPr>
        <w:pStyle w:val="BodyText"/>
        <w:ind w:left="720"/>
        <w:divId w:val="1665861996"/>
        <w:rPr>
          <w:ins w:id="270" w:author="Retalix" w:date="2012-08-19T16:47:00Z"/>
          <w:rFonts w:cs="Arial"/>
          <w:szCs w:val="20"/>
        </w:rPr>
      </w:pPr>
      <w:ins w:id="271" w:author="Retalix" w:date="2012-08-19T16:47:00Z">
        <w:r w:rsidRPr="008267CB">
          <w:rPr>
            <w:rFonts w:cs="Arial"/>
            <w:u w:val="single"/>
          </w:rPr>
          <w:t>Details</w:t>
        </w:r>
        <w:r w:rsidRPr="008267CB">
          <w:rPr>
            <w:rFonts w:cs="Arial"/>
            <w:szCs w:val="20"/>
            <w:u w:val="single"/>
          </w:rPr>
          <w:t xml:space="preserve">: </w:t>
        </w:r>
        <w:r>
          <w:rPr>
            <w:rFonts w:cs="Arial"/>
            <w:szCs w:val="20"/>
          </w:rPr>
          <w:t>The transaction insert to the SR database in 2 ways:</w:t>
        </w:r>
      </w:ins>
    </w:p>
    <w:p w:rsidR="00784A65" w:rsidRDefault="00784A65" w:rsidP="00784A65">
      <w:pPr>
        <w:pStyle w:val="BodyText"/>
        <w:numPr>
          <w:ilvl w:val="0"/>
          <w:numId w:val="43"/>
        </w:numPr>
        <w:divId w:val="1665861996"/>
        <w:rPr>
          <w:ins w:id="272" w:author="Retalix" w:date="2012-08-19T16:47:00Z"/>
          <w:rFonts w:cs="Arial"/>
          <w:szCs w:val="20"/>
        </w:rPr>
      </w:pPr>
      <w:ins w:id="273" w:author="Retalix" w:date="2012-08-19T16:47:00Z">
        <w:r>
          <w:rPr>
            <w:rFonts w:cs="Arial"/>
          </w:rPr>
          <w:t>After Save event and release in Recall event.</w:t>
        </w:r>
      </w:ins>
    </w:p>
    <w:p w:rsidR="00784A65" w:rsidRPr="00425D75" w:rsidRDefault="00784A65" w:rsidP="00784A65">
      <w:pPr>
        <w:pStyle w:val="BodyText"/>
        <w:numPr>
          <w:ilvl w:val="0"/>
          <w:numId w:val="43"/>
        </w:numPr>
        <w:divId w:val="1665861996"/>
        <w:rPr>
          <w:ins w:id="274" w:author="Retalix" w:date="2012-08-22T09:22:00Z"/>
          <w:rFonts w:cs="Arial"/>
          <w:szCs w:val="20"/>
          <w:rPrChange w:id="275" w:author="Retalix" w:date="2012-08-22T09:22:00Z">
            <w:rPr>
              <w:ins w:id="276" w:author="Retalix" w:date="2012-08-22T09:22:00Z"/>
              <w:rFonts w:cs="Arial"/>
            </w:rPr>
          </w:rPrChange>
        </w:rPr>
      </w:pPr>
      <w:ins w:id="277" w:author="Retalix" w:date="2012-08-19T16:47:00Z">
        <w:r>
          <w:rPr>
            <w:rFonts w:cs="Arial"/>
            <w:szCs w:val="20"/>
          </w:rPr>
          <w:t xml:space="preserve">Fuel transaction </w:t>
        </w:r>
        <w:r>
          <w:rPr>
            <w:rFonts w:cs="Arial"/>
          </w:rPr>
          <w:t xml:space="preserve">that save on POS to move to </w:t>
        </w:r>
      </w:ins>
      <w:ins w:id="278" w:author="Retalix" w:date="2012-08-26T13:57:00Z">
        <w:r w:rsidR="00B61940">
          <w:rPr>
            <w:rFonts w:cs="Arial"/>
          </w:rPr>
          <w:t>fuel or</w:t>
        </w:r>
      </w:ins>
      <w:ins w:id="279" w:author="Retalix" w:date="2012-08-19T16:47:00Z">
        <w:r>
          <w:rPr>
            <w:rFonts w:cs="Arial"/>
          </w:rPr>
          <w:t xml:space="preserve"> start in fuel and move to</w:t>
        </w:r>
      </w:ins>
      <w:ins w:id="280" w:author="Retalix" w:date="2012-08-19T16:48:00Z">
        <w:r>
          <w:rPr>
            <w:rFonts w:cs="Arial"/>
          </w:rPr>
          <w:t xml:space="preserve"> POS.</w:t>
        </w:r>
      </w:ins>
    </w:p>
    <w:p w:rsidR="00000000" w:rsidRDefault="00425D75">
      <w:pPr>
        <w:pStyle w:val="BodyText"/>
        <w:ind w:left="153" w:firstLine="567"/>
        <w:divId w:val="1665861996"/>
        <w:rPr>
          <w:ins w:id="281" w:author="Retalix" w:date="2012-08-22T09:23:00Z"/>
          <w:rFonts w:cs="Arial"/>
          <w:szCs w:val="20"/>
        </w:rPr>
        <w:pPrChange w:id="282" w:author="Retalix" w:date="2012-08-22T09:23:00Z">
          <w:pPr>
            <w:pStyle w:val="BodyText"/>
            <w:numPr>
              <w:numId w:val="43"/>
            </w:numPr>
            <w:ind w:left="1500" w:hanging="360"/>
            <w:divId w:val="1665861996"/>
          </w:pPr>
        </w:pPrChange>
      </w:pPr>
      <w:ins w:id="283" w:author="Retalix" w:date="2012-08-22T09:23:00Z">
        <w:r>
          <w:rPr>
            <w:u w:val="single"/>
          </w:rPr>
          <w:t>I</w:t>
        </w:r>
        <w:r w:rsidRPr="00425D75">
          <w:rPr>
            <w:u w:val="single"/>
          </w:rPr>
          <w:t>nterface</w:t>
        </w:r>
        <w:r>
          <w:t>: SrSrv_TLB</w:t>
        </w:r>
        <w:r>
          <w:rPr>
            <w:rFonts w:cs="Arial"/>
            <w:szCs w:val="20"/>
          </w:rPr>
          <w:t>.</w:t>
        </w:r>
      </w:ins>
    </w:p>
    <w:p w:rsidR="00BF45D1" w:rsidRDefault="00BF45D1" w:rsidP="00BF45D1">
      <w:pPr>
        <w:pStyle w:val="BodyText"/>
        <w:ind w:left="720"/>
        <w:divId w:val="1665861996"/>
        <w:rPr>
          <w:rFonts w:cs="Arial"/>
          <w:szCs w:val="20"/>
          <w:u w:val="single"/>
        </w:rPr>
      </w:pPr>
    </w:p>
    <w:p w:rsidR="00BF45D1" w:rsidRPr="00AF6F9B" w:rsidRDefault="00FA6273" w:rsidP="00BF45D1">
      <w:pPr>
        <w:pStyle w:val="BodyText"/>
        <w:numPr>
          <w:ilvl w:val="0"/>
          <w:numId w:val="37"/>
        </w:numPr>
        <w:divId w:val="1665861996"/>
        <w:rPr>
          <w:b/>
          <w:bCs/>
          <w:u w:val="single"/>
          <w:rPrChange w:id="284" w:author="Retalix" w:date="2012-08-27T06:35:00Z">
            <w:rPr>
              <w:b/>
              <w:bCs/>
              <w:highlight w:val="cyan"/>
              <w:u w:val="single"/>
            </w:rPr>
          </w:rPrChange>
        </w:rPr>
      </w:pPr>
      <w:r w:rsidRPr="00FA6273">
        <w:rPr>
          <w:rFonts w:cs="Arial"/>
          <w:b/>
          <w:bCs/>
          <w:szCs w:val="20"/>
          <w:u w:val="single"/>
          <w:rPrChange w:id="285" w:author="Retalix" w:date="2012-08-27T06:35:00Z">
            <w:rPr>
              <w:rFonts w:cs="Arial"/>
              <w:b/>
              <w:bCs/>
              <w:sz w:val="16"/>
              <w:szCs w:val="20"/>
              <w:highlight w:val="cyan"/>
              <w:u w:val="single"/>
            </w:rPr>
          </w:rPrChange>
        </w:rPr>
        <w:t>TaxSrv.exe</w:t>
      </w:r>
    </w:p>
    <w:p w:rsidR="00BF45D1" w:rsidRPr="00AF6F9B" w:rsidRDefault="00FA6273" w:rsidP="00BF45D1">
      <w:pPr>
        <w:pStyle w:val="BodyText"/>
        <w:ind w:left="720"/>
        <w:divId w:val="1665861996"/>
        <w:rPr>
          <w:rFonts w:cs="Arial"/>
          <w:rPrChange w:id="286" w:author="Retalix" w:date="2012-08-27T06:35:00Z">
            <w:rPr>
              <w:rFonts w:cs="Arial"/>
              <w:highlight w:val="cyan"/>
            </w:rPr>
          </w:rPrChange>
        </w:rPr>
      </w:pPr>
      <w:r w:rsidRPr="00FA6273">
        <w:rPr>
          <w:rFonts w:cs="Arial"/>
          <w:u w:val="single"/>
          <w:rPrChange w:id="287" w:author="Retalix" w:date="2012-08-27T06:35:00Z">
            <w:rPr>
              <w:rFonts w:cs="Arial"/>
              <w:sz w:val="16"/>
              <w:szCs w:val="16"/>
              <w:highlight w:val="cyan"/>
              <w:u w:val="single"/>
            </w:rPr>
          </w:rPrChange>
        </w:rPr>
        <w:t>Type</w:t>
      </w:r>
      <w:r w:rsidRPr="00FA6273">
        <w:rPr>
          <w:rFonts w:cs="Arial"/>
          <w:rPrChange w:id="288" w:author="Retalix" w:date="2012-08-27T06:35:00Z">
            <w:rPr>
              <w:rFonts w:cs="Arial"/>
              <w:sz w:val="16"/>
              <w:szCs w:val="16"/>
              <w:highlight w:val="cyan"/>
            </w:rPr>
          </w:rPrChange>
        </w:rPr>
        <w:t>: COM component. It is implemented in Delphi.</w:t>
      </w:r>
    </w:p>
    <w:p w:rsidR="00733938" w:rsidRPr="00733938" w:rsidRDefault="00FA6273">
      <w:pPr>
        <w:pStyle w:val="BodyText"/>
        <w:ind w:left="720"/>
        <w:divId w:val="1665861996"/>
        <w:rPr>
          <w:rFonts w:cs="Arial"/>
          <w:rPrChange w:id="289" w:author="Retalix" w:date="2012-08-27T06:41:00Z">
            <w:rPr>
              <w:rFonts w:cs="Arial"/>
              <w:highlight w:val="cyan"/>
            </w:rPr>
          </w:rPrChange>
        </w:rPr>
      </w:pPr>
      <w:r w:rsidRPr="00FA6273">
        <w:rPr>
          <w:rFonts w:cs="Arial"/>
          <w:u w:val="single"/>
          <w:rPrChange w:id="290" w:author="Retalix" w:date="2012-08-27T06:41:00Z">
            <w:rPr>
              <w:rFonts w:cs="Arial"/>
              <w:sz w:val="16"/>
              <w:szCs w:val="16"/>
              <w:highlight w:val="cyan"/>
              <w:u w:val="single"/>
            </w:rPr>
          </w:rPrChange>
        </w:rPr>
        <w:t>Responsibility</w:t>
      </w:r>
      <w:r w:rsidRPr="00FA6273">
        <w:rPr>
          <w:rFonts w:cs="Arial"/>
          <w:rPrChange w:id="291" w:author="Retalix" w:date="2012-08-27T06:41:00Z">
            <w:rPr>
              <w:rFonts w:cs="Arial"/>
              <w:sz w:val="16"/>
              <w:szCs w:val="16"/>
              <w:highlight w:val="cyan"/>
            </w:rPr>
          </w:rPrChange>
        </w:rPr>
        <w:t xml:space="preserve">: </w:t>
      </w:r>
      <w:del w:id="292" w:author="Retalix" w:date="2012-08-27T06:39:00Z">
        <w:r w:rsidRPr="00FA6273">
          <w:rPr>
            <w:rPrChange w:id="293" w:author="Retalix" w:date="2012-08-27T06:41:00Z">
              <w:rPr>
                <w:sz w:val="16"/>
                <w:szCs w:val="16"/>
                <w:highlight w:val="cyan"/>
              </w:rPr>
            </w:rPrChange>
          </w:rPr>
          <w:delText>A service in charge of creating the POS DB from the BO</w:delText>
        </w:r>
        <w:r w:rsidRPr="00FA6273">
          <w:rPr>
            <w:rFonts w:cs="Arial"/>
            <w:rPrChange w:id="294" w:author="Retalix" w:date="2012-08-27T06:41:00Z">
              <w:rPr>
                <w:rFonts w:cs="Arial"/>
                <w:sz w:val="16"/>
                <w:szCs w:val="16"/>
                <w:highlight w:val="cyan"/>
              </w:rPr>
            </w:rPrChange>
          </w:rPr>
          <w:delText>S</w:delText>
        </w:r>
      </w:del>
      <w:ins w:id="295" w:author="Retalix" w:date="2012-08-27T06:39:00Z">
        <w:r w:rsidRPr="00FA6273">
          <w:rPr>
            <w:rPrChange w:id="296" w:author="Retalix" w:date="2012-08-27T06:41:00Z">
              <w:rPr>
                <w:sz w:val="16"/>
                <w:szCs w:val="16"/>
                <w:highlight w:val="cyan"/>
              </w:rPr>
            </w:rPrChange>
          </w:rPr>
          <w:t xml:space="preserve">In country with </w:t>
        </w:r>
      </w:ins>
      <w:ins w:id="297" w:author="Retalix" w:date="2012-08-28T15:15:00Z">
        <w:r w:rsidR="00B93F61">
          <w:t xml:space="preserve">more than </w:t>
        </w:r>
        <w:proofErr w:type="gramStart"/>
        <w:r w:rsidR="00B93F61">
          <w:t xml:space="preserve">8 </w:t>
        </w:r>
      </w:ins>
      <w:ins w:id="298" w:author="Retalix" w:date="2012-08-27T06:39:00Z">
        <w:r w:rsidRPr="00FA6273">
          <w:rPr>
            <w:rPrChange w:id="299" w:author="Retalix" w:date="2012-08-27T06:41:00Z">
              <w:rPr>
                <w:sz w:val="16"/>
                <w:szCs w:val="16"/>
              </w:rPr>
            </w:rPrChange>
          </w:rPr>
          <w:t xml:space="preserve"> tax</w:t>
        </w:r>
      </w:ins>
      <w:proofErr w:type="gramEnd"/>
      <w:ins w:id="300" w:author="Retalix" w:date="2012-08-28T15:14:00Z">
        <w:r w:rsidR="00B93F61">
          <w:t xml:space="preserve"> </w:t>
        </w:r>
      </w:ins>
      <w:ins w:id="301" w:author="Retalix" w:date="2012-08-27T06:39:00Z">
        <w:r w:rsidRPr="00FA6273">
          <w:rPr>
            <w:rPrChange w:id="302" w:author="Retalix" w:date="2012-08-27T06:41:00Z">
              <w:rPr>
                <w:sz w:val="16"/>
                <w:szCs w:val="16"/>
              </w:rPr>
            </w:rPrChange>
          </w:rPr>
          <w:t xml:space="preserve"> (Today: Indian</w:t>
        </w:r>
      </w:ins>
      <w:ins w:id="303" w:author="Retalix" w:date="2012-08-28T15:14:00Z">
        <w:r w:rsidR="00B93F61">
          <w:t xml:space="preserve"> and </w:t>
        </w:r>
      </w:ins>
      <w:ins w:id="304" w:author="Retalix" w:date="2012-08-27T06:39:00Z">
        <w:r w:rsidRPr="00FA6273">
          <w:rPr>
            <w:rPrChange w:id="305" w:author="Retalix" w:date="2012-08-27T06:41:00Z">
              <w:rPr>
                <w:sz w:val="16"/>
                <w:szCs w:val="16"/>
                <w:highlight w:val="cyan"/>
              </w:rPr>
            </w:rPrChange>
          </w:rPr>
          <w:t>Canada</w:t>
        </w:r>
      </w:ins>
      <w:ins w:id="306" w:author="Retalix" w:date="2012-08-27T06:41:00Z">
        <w:r w:rsidRPr="00FA6273">
          <w:rPr>
            <w:rFonts w:cs="Arial"/>
            <w:rPrChange w:id="307" w:author="Retalix" w:date="2012-08-27T06:41:00Z">
              <w:rPr>
                <w:rFonts w:cs="Arial"/>
                <w:sz w:val="16"/>
                <w:szCs w:val="16"/>
                <w:highlight w:val="cyan"/>
              </w:rPr>
            </w:rPrChange>
          </w:rPr>
          <w:t>) have TaxSrv component that calculate the tax.</w:t>
        </w:r>
      </w:ins>
      <w:del w:id="308" w:author="Retalix" w:date="2012-08-27T06:41:00Z">
        <w:r w:rsidRPr="00FA6273">
          <w:rPr>
            <w:rFonts w:cs="Arial"/>
            <w:rPrChange w:id="309" w:author="Retalix" w:date="2012-08-27T06:41:00Z">
              <w:rPr>
                <w:rFonts w:cs="Arial"/>
                <w:sz w:val="16"/>
                <w:szCs w:val="16"/>
                <w:highlight w:val="cyan"/>
              </w:rPr>
            </w:rPrChange>
          </w:rPr>
          <w:delText>.</w:delText>
        </w:r>
      </w:del>
    </w:p>
    <w:p w:rsidR="003B7A07" w:rsidRDefault="00FA6273">
      <w:pPr>
        <w:pStyle w:val="BodyText"/>
        <w:ind w:left="720"/>
        <w:divId w:val="1665861996"/>
        <w:rPr>
          <w:ins w:id="310" w:author="Retalix" w:date="2012-08-22T09:23:00Z"/>
          <w:rFonts w:cs="Arial"/>
          <w:szCs w:val="20"/>
        </w:rPr>
      </w:pPr>
      <w:r w:rsidRPr="00FA6273">
        <w:rPr>
          <w:rFonts w:cs="Arial"/>
          <w:u w:val="single"/>
          <w:rPrChange w:id="311" w:author="Retalix" w:date="2012-08-28T13:46:00Z">
            <w:rPr>
              <w:rFonts w:cs="Arial"/>
              <w:sz w:val="16"/>
              <w:szCs w:val="16"/>
              <w:highlight w:val="cyan"/>
              <w:u w:val="single"/>
            </w:rPr>
          </w:rPrChange>
        </w:rPr>
        <w:t>Details</w:t>
      </w:r>
      <w:r w:rsidRPr="00FA6273">
        <w:rPr>
          <w:rFonts w:cs="Arial"/>
          <w:szCs w:val="20"/>
          <w:u w:val="single"/>
          <w:rPrChange w:id="312" w:author="Retalix" w:date="2012-08-28T13:46:00Z">
            <w:rPr>
              <w:rFonts w:cs="Arial"/>
              <w:sz w:val="16"/>
              <w:szCs w:val="20"/>
              <w:highlight w:val="cyan"/>
              <w:u w:val="single"/>
            </w:rPr>
          </w:rPrChange>
        </w:rPr>
        <w:t xml:space="preserve">: </w:t>
      </w:r>
      <w:del w:id="313" w:author="Retalix" w:date="2012-08-28T13:46:00Z">
        <w:r w:rsidRPr="00FA6273">
          <w:rPr>
            <w:rStyle w:val="Hyperlink"/>
            <w:rFonts w:cs="Verdana"/>
            <w:u w:val="single"/>
            <w:rPrChange w:id="314" w:author="Retalix" w:date="2012-08-28T13:46:00Z">
              <w:rPr>
                <w:rFonts w:cs="Arial"/>
                <w:sz w:val="16"/>
                <w:szCs w:val="20"/>
                <w:highlight w:val="cyan"/>
              </w:rPr>
            </w:rPrChange>
          </w:rPr>
          <w:delText>ColdStart.docx</w:delText>
        </w:r>
      </w:del>
      <w:ins w:id="315" w:author="Retalix" w:date="2012-08-28T13:46:00Z">
        <w:r w:rsidRPr="00FA6273">
          <w:rPr>
            <w:rStyle w:val="Hyperlink"/>
            <w:rFonts w:cs="Verdana"/>
            <w:u w:val="single"/>
            <w:rPrChange w:id="316" w:author="Retalix" w:date="2012-08-28T13:46:00Z">
              <w:rPr>
                <w:rFonts w:cs="Arial"/>
                <w:sz w:val="16"/>
                <w:szCs w:val="20"/>
                <w:highlight w:val="cyan"/>
              </w:rPr>
            </w:rPrChange>
          </w:rPr>
          <w:t>TaxSrv.docx</w:t>
        </w:r>
      </w:ins>
      <w:r w:rsidRPr="00FA6273">
        <w:rPr>
          <w:rFonts w:cs="Arial"/>
          <w:szCs w:val="20"/>
          <w:rPrChange w:id="317" w:author="Retalix" w:date="2012-08-28T13:46:00Z">
            <w:rPr>
              <w:rFonts w:cs="Arial"/>
              <w:sz w:val="16"/>
              <w:szCs w:val="20"/>
              <w:highlight w:val="cyan"/>
            </w:rPr>
          </w:rPrChange>
        </w:rPr>
        <w:t>.</w:t>
      </w:r>
    </w:p>
    <w:p w:rsidR="00C146DD" w:rsidRDefault="00425D75">
      <w:pPr>
        <w:pStyle w:val="BodyText"/>
        <w:ind w:left="720"/>
        <w:divId w:val="1665861996"/>
        <w:rPr>
          <w:ins w:id="318" w:author="Retalix" w:date="2012-08-22T09:23:00Z"/>
          <w:rFonts w:cs="Arial"/>
          <w:szCs w:val="20"/>
        </w:rPr>
      </w:pPr>
      <w:ins w:id="319" w:author="Retalix" w:date="2012-08-22T09:23:00Z">
        <w:r w:rsidRPr="00425D75">
          <w:rPr>
            <w:u w:val="single"/>
          </w:rPr>
          <w:t>Interface</w:t>
        </w:r>
        <w:r>
          <w:t>: TaxSrv_TLB</w:t>
        </w:r>
        <w:r>
          <w:rPr>
            <w:rFonts w:cs="Arial"/>
            <w:szCs w:val="20"/>
          </w:rPr>
          <w:t>.</w:t>
        </w:r>
      </w:ins>
    </w:p>
    <w:p w:rsidR="00425D75" w:rsidRDefault="00425D75" w:rsidP="00BF45D1">
      <w:pPr>
        <w:pStyle w:val="BodyText"/>
        <w:ind w:left="720"/>
        <w:divId w:val="1665861996"/>
        <w:rPr>
          <w:ins w:id="320" w:author="Retalix" w:date="2012-08-27T06:31:00Z"/>
          <w:rFonts w:cs="Arial"/>
          <w:szCs w:val="20"/>
          <w:u w:val="single"/>
        </w:rPr>
      </w:pPr>
    </w:p>
    <w:p w:rsidR="00EF16C0" w:rsidRPr="00AF6F9B" w:rsidRDefault="00FA6273" w:rsidP="00EF16C0">
      <w:pPr>
        <w:pStyle w:val="BodyText"/>
        <w:numPr>
          <w:ilvl w:val="0"/>
          <w:numId w:val="37"/>
        </w:numPr>
        <w:divId w:val="1665861996"/>
        <w:rPr>
          <w:ins w:id="321" w:author="Retalix" w:date="2012-08-27T06:31:00Z"/>
          <w:b/>
          <w:bCs/>
          <w:u w:val="single"/>
          <w:rPrChange w:id="322" w:author="Retalix" w:date="2012-08-27T06:35:00Z">
            <w:rPr>
              <w:ins w:id="323" w:author="Retalix" w:date="2012-08-27T06:31:00Z"/>
              <w:b/>
              <w:bCs/>
              <w:highlight w:val="cyan"/>
              <w:u w:val="single"/>
            </w:rPr>
          </w:rPrChange>
        </w:rPr>
      </w:pPr>
      <w:ins w:id="324" w:author="Retalix" w:date="2012-08-27T06:31:00Z">
        <w:r w:rsidRPr="00FA6273">
          <w:rPr>
            <w:rFonts w:cs="Arial"/>
            <w:b/>
            <w:bCs/>
            <w:szCs w:val="20"/>
            <w:u w:val="single"/>
            <w:rPrChange w:id="325" w:author="Retalix" w:date="2012-08-27T06:35:00Z">
              <w:rPr>
                <w:rFonts w:cs="Arial"/>
                <w:b/>
                <w:bCs/>
                <w:sz w:val="16"/>
                <w:szCs w:val="20"/>
                <w:highlight w:val="cyan"/>
                <w:u w:val="single"/>
              </w:rPr>
            </w:rPrChange>
          </w:rPr>
          <w:t>TcpDirect.dll</w:t>
        </w:r>
      </w:ins>
    </w:p>
    <w:p w:rsidR="00EF16C0" w:rsidRPr="00AF6F9B" w:rsidRDefault="00FA6273" w:rsidP="00EF16C0">
      <w:pPr>
        <w:pStyle w:val="BodyText"/>
        <w:ind w:left="720"/>
        <w:divId w:val="1665861996"/>
        <w:rPr>
          <w:ins w:id="326" w:author="Retalix" w:date="2012-08-27T06:31:00Z"/>
          <w:rFonts w:cs="Arial"/>
          <w:rPrChange w:id="327" w:author="Retalix" w:date="2012-08-27T06:35:00Z">
            <w:rPr>
              <w:ins w:id="328" w:author="Retalix" w:date="2012-08-27T06:31:00Z"/>
              <w:rFonts w:cs="Arial"/>
              <w:highlight w:val="cyan"/>
            </w:rPr>
          </w:rPrChange>
        </w:rPr>
      </w:pPr>
      <w:ins w:id="329" w:author="Retalix" w:date="2012-08-27T06:31:00Z">
        <w:r w:rsidRPr="00FA6273">
          <w:rPr>
            <w:rFonts w:cs="Arial"/>
            <w:u w:val="single"/>
            <w:rPrChange w:id="330" w:author="Retalix" w:date="2012-08-27T06:35:00Z">
              <w:rPr>
                <w:rFonts w:cs="Arial"/>
                <w:sz w:val="16"/>
                <w:szCs w:val="16"/>
                <w:highlight w:val="cyan"/>
                <w:u w:val="single"/>
              </w:rPr>
            </w:rPrChange>
          </w:rPr>
          <w:t>Type</w:t>
        </w:r>
        <w:r w:rsidRPr="00FA6273">
          <w:rPr>
            <w:rFonts w:cs="Arial"/>
            <w:rPrChange w:id="331" w:author="Retalix" w:date="2012-08-27T06:35:00Z">
              <w:rPr>
                <w:rFonts w:cs="Arial"/>
                <w:sz w:val="16"/>
                <w:szCs w:val="16"/>
                <w:highlight w:val="cyan"/>
              </w:rPr>
            </w:rPrChange>
          </w:rPr>
          <w:t>: COM component. It is implemented in Delphi.</w:t>
        </w:r>
      </w:ins>
    </w:p>
    <w:p w:rsidR="00A7550D" w:rsidRPr="00A7550D" w:rsidRDefault="00FA6273">
      <w:pPr>
        <w:pStyle w:val="BodyText"/>
        <w:ind w:left="720"/>
        <w:divId w:val="1665861996"/>
        <w:rPr>
          <w:ins w:id="332" w:author="Retalix" w:date="2012-08-27T06:42:00Z"/>
          <w:rPrChange w:id="333" w:author="Retalix" w:date="2012-08-27T06:44:00Z">
            <w:rPr>
              <w:ins w:id="334" w:author="Retalix" w:date="2012-08-27T06:42:00Z"/>
              <w:highlight w:val="cyan"/>
            </w:rPr>
          </w:rPrChange>
        </w:rPr>
      </w:pPr>
      <w:ins w:id="335" w:author="Retalix" w:date="2012-08-27T06:31:00Z">
        <w:r w:rsidRPr="00FA6273">
          <w:rPr>
            <w:rFonts w:cs="Arial"/>
            <w:u w:val="single"/>
            <w:rPrChange w:id="336" w:author="Retalix" w:date="2012-08-27T06:44:00Z">
              <w:rPr>
                <w:rFonts w:cs="Arial"/>
                <w:sz w:val="16"/>
                <w:szCs w:val="16"/>
                <w:highlight w:val="cyan"/>
                <w:u w:val="single"/>
              </w:rPr>
            </w:rPrChange>
          </w:rPr>
          <w:t>Responsibility</w:t>
        </w:r>
        <w:r w:rsidRPr="00FA6273">
          <w:rPr>
            <w:rFonts w:cs="Arial"/>
            <w:rPrChange w:id="337" w:author="Retalix" w:date="2012-08-27T06:44:00Z">
              <w:rPr>
                <w:rFonts w:cs="Arial"/>
                <w:sz w:val="16"/>
                <w:szCs w:val="16"/>
                <w:highlight w:val="cyan"/>
              </w:rPr>
            </w:rPrChange>
          </w:rPr>
          <w:t xml:space="preserve">: </w:t>
        </w:r>
      </w:ins>
      <w:ins w:id="338" w:author="Retalix" w:date="2012-08-27T06:42:00Z">
        <w:r w:rsidRPr="00FA6273">
          <w:rPr>
            <w:rFonts w:cs="Arial"/>
            <w:rPrChange w:id="339" w:author="Retalix" w:date="2012-08-27T06:44:00Z">
              <w:rPr>
                <w:rFonts w:cs="Arial"/>
                <w:sz w:val="16"/>
                <w:szCs w:val="16"/>
                <w:highlight w:val="cyan"/>
              </w:rPr>
            </w:rPrChange>
          </w:rPr>
          <w:t>Display the action in the POS to 3-Party so they can know what happen in the POS.</w:t>
        </w:r>
      </w:ins>
    </w:p>
    <w:p w:rsidR="00A7550D" w:rsidRPr="00A7550D" w:rsidRDefault="00FA6273">
      <w:pPr>
        <w:pStyle w:val="BodyText"/>
        <w:ind w:left="720"/>
        <w:divId w:val="1665861996"/>
        <w:rPr>
          <w:ins w:id="340" w:author="Retalix" w:date="2012-08-27T06:43:00Z"/>
          <w:rFonts w:cs="Arial"/>
          <w:rPrChange w:id="341" w:author="Retalix" w:date="2012-08-27T06:45:00Z">
            <w:rPr>
              <w:ins w:id="342" w:author="Retalix" w:date="2012-08-27T06:43:00Z"/>
              <w:rFonts w:cs="Arial"/>
              <w:highlight w:val="cyan"/>
            </w:rPr>
          </w:rPrChange>
        </w:rPr>
      </w:pPr>
      <w:ins w:id="343" w:author="Retalix" w:date="2012-08-27T06:31:00Z">
        <w:r w:rsidRPr="00FA6273">
          <w:rPr>
            <w:rFonts w:cs="Arial"/>
            <w:u w:val="single"/>
            <w:rPrChange w:id="344" w:author="Retalix" w:date="2012-08-27T06:46:00Z">
              <w:rPr>
                <w:rFonts w:cs="Arial"/>
                <w:sz w:val="16"/>
                <w:szCs w:val="16"/>
                <w:highlight w:val="cyan"/>
                <w:u w:val="single"/>
              </w:rPr>
            </w:rPrChange>
          </w:rPr>
          <w:t>Details</w:t>
        </w:r>
        <w:r w:rsidRPr="00FA6273">
          <w:rPr>
            <w:rFonts w:cs="Arial"/>
            <w:szCs w:val="20"/>
            <w:u w:val="single"/>
            <w:rPrChange w:id="345" w:author="Retalix" w:date="2012-08-27T06:46:00Z">
              <w:rPr>
                <w:rFonts w:cs="Arial"/>
                <w:sz w:val="16"/>
                <w:szCs w:val="20"/>
                <w:highlight w:val="cyan"/>
                <w:u w:val="single"/>
              </w:rPr>
            </w:rPrChange>
          </w:rPr>
          <w:t xml:space="preserve">: </w:t>
        </w:r>
      </w:ins>
      <w:ins w:id="346" w:author="Retalix" w:date="2012-08-27T06:43:00Z">
        <w:r w:rsidRPr="00FA6273">
          <w:rPr>
            <w:rPrChange w:id="347" w:author="Retalix" w:date="2012-08-27T06:46:00Z">
              <w:rPr>
                <w:sz w:val="16"/>
                <w:szCs w:val="16"/>
                <w:highlight w:val="cyan"/>
              </w:rPr>
            </w:rPrChange>
          </w:rPr>
          <w:t>For</w:t>
        </w:r>
        <w:r w:rsidRPr="00FA6273">
          <w:rPr>
            <w:rPrChange w:id="348" w:author="Retalix" w:date="2012-08-27T06:45:00Z">
              <w:rPr>
                <w:sz w:val="16"/>
                <w:szCs w:val="16"/>
                <w:highlight w:val="cyan"/>
              </w:rPr>
            </w:rPrChange>
          </w:rPr>
          <w:t xml:space="preserve"> each action that happen in the POS the TCPDirect get message and the 3-Party application (such as camera system) can use this message to </w:t>
        </w:r>
      </w:ins>
      <w:ins w:id="349" w:author="Retalix" w:date="2012-08-27T06:44:00Z">
        <w:r w:rsidRPr="00FA6273">
          <w:rPr>
            <w:rPrChange w:id="350" w:author="Retalix" w:date="2012-08-27T06:45:00Z">
              <w:rPr>
                <w:sz w:val="16"/>
                <w:szCs w:val="16"/>
                <w:highlight w:val="cyan"/>
              </w:rPr>
            </w:rPrChange>
          </w:rPr>
          <w:t>make something in her application.</w:t>
        </w:r>
      </w:ins>
    </w:p>
    <w:p w:rsidR="00A7550D" w:rsidRDefault="00EF16C0">
      <w:pPr>
        <w:pStyle w:val="BodyText"/>
        <w:ind w:left="720"/>
        <w:divId w:val="1665861996"/>
        <w:rPr>
          <w:ins w:id="351" w:author="Retalix" w:date="2012-08-27T06:31:00Z"/>
          <w:rFonts w:cs="Arial"/>
          <w:szCs w:val="20"/>
        </w:rPr>
      </w:pPr>
      <w:ins w:id="352" w:author="Retalix" w:date="2012-08-27T06:31:00Z">
        <w:r w:rsidRPr="00425D75">
          <w:rPr>
            <w:u w:val="single"/>
          </w:rPr>
          <w:t>Interface</w:t>
        </w:r>
        <w:r>
          <w:t xml:space="preserve">: </w:t>
        </w:r>
      </w:ins>
      <w:ins w:id="353" w:author="Retalix" w:date="2012-08-27T06:34:00Z">
        <w:r w:rsidR="00AF6F9B">
          <w:t>TcpDirect</w:t>
        </w:r>
      </w:ins>
      <w:ins w:id="354" w:author="Retalix" w:date="2012-08-27T06:31:00Z">
        <w:r>
          <w:t>_TLB</w:t>
        </w:r>
        <w:r>
          <w:rPr>
            <w:rFonts w:cs="Arial"/>
            <w:szCs w:val="20"/>
          </w:rPr>
          <w:t>.</w:t>
        </w:r>
      </w:ins>
    </w:p>
    <w:p w:rsidR="00EF16C0" w:rsidRDefault="00EF16C0" w:rsidP="00BF45D1">
      <w:pPr>
        <w:pStyle w:val="BodyText"/>
        <w:ind w:left="720"/>
        <w:divId w:val="1665861996"/>
        <w:rPr>
          <w:ins w:id="355" w:author="Retalix" w:date="2012-08-27T06:31:00Z"/>
          <w:rFonts w:cs="Arial"/>
          <w:szCs w:val="20"/>
          <w:u w:val="single"/>
        </w:rPr>
      </w:pPr>
    </w:p>
    <w:p w:rsidR="00EF16C0" w:rsidRPr="00E71F54" w:rsidRDefault="00FA6273" w:rsidP="00EF16C0">
      <w:pPr>
        <w:pStyle w:val="BodyText"/>
        <w:numPr>
          <w:ilvl w:val="0"/>
          <w:numId w:val="37"/>
        </w:numPr>
        <w:divId w:val="1665861996"/>
        <w:rPr>
          <w:ins w:id="356" w:author="Retalix" w:date="2012-08-27T06:31:00Z"/>
          <w:b/>
          <w:bCs/>
          <w:u w:val="single"/>
          <w:rPrChange w:id="357" w:author="Retalix" w:date="2012-08-27T06:48:00Z">
            <w:rPr>
              <w:ins w:id="358" w:author="Retalix" w:date="2012-08-27T06:31:00Z"/>
              <w:b/>
              <w:bCs/>
              <w:highlight w:val="cyan"/>
              <w:u w:val="single"/>
            </w:rPr>
          </w:rPrChange>
        </w:rPr>
      </w:pPr>
      <w:ins w:id="359" w:author="Retalix" w:date="2012-08-27T06:31:00Z">
        <w:r w:rsidRPr="00FA6273">
          <w:rPr>
            <w:rFonts w:cs="Arial"/>
            <w:b/>
            <w:bCs/>
            <w:szCs w:val="20"/>
            <w:u w:val="single"/>
            <w:rPrChange w:id="360" w:author="Retalix" w:date="2012-08-27T06:48:00Z">
              <w:rPr>
                <w:rFonts w:cs="Arial"/>
                <w:b/>
                <w:bCs/>
                <w:sz w:val="16"/>
                <w:szCs w:val="20"/>
                <w:highlight w:val="cyan"/>
                <w:u w:val="single"/>
              </w:rPr>
            </w:rPrChange>
          </w:rPr>
          <w:lastRenderedPageBreak/>
          <w:t>StreamSrv.dll</w:t>
        </w:r>
      </w:ins>
    </w:p>
    <w:p w:rsidR="00EF16C0" w:rsidRPr="00E71F54" w:rsidRDefault="00FA6273" w:rsidP="00EF16C0">
      <w:pPr>
        <w:pStyle w:val="BodyText"/>
        <w:ind w:left="720"/>
        <w:divId w:val="1665861996"/>
        <w:rPr>
          <w:ins w:id="361" w:author="Retalix" w:date="2012-08-27T06:31:00Z"/>
          <w:rFonts w:cs="Arial"/>
          <w:rPrChange w:id="362" w:author="Retalix" w:date="2012-08-27T06:48:00Z">
            <w:rPr>
              <w:ins w:id="363" w:author="Retalix" w:date="2012-08-27T06:31:00Z"/>
              <w:rFonts w:cs="Arial"/>
              <w:highlight w:val="cyan"/>
            </w:rPr>
          </w:rPrChange>
        </w:rPr>
      </w:pPr>
      <w:ins w:id="364" w:author="Retalix" w:date="2012-08-27T06:31:00Z">
        <w:r w:rsidRPr="00FA6273">
          <w:rPr>
            <w:rFonts w:cs="Arial"/>
            <w:u w:val="single"/>
            <w:rPrChange w:id="365" w:author="Retalix" w:date="2012-08-27T06:48:00Z">
              <w:rPr>
                <w:rFonts w:cs="Arial"/>
                <w:sz w:val="16"/>
                <w:szCs w:val="16"/>
                <w:highlight w:val="cyan"/>
                <w:u w:val="single"/>
              </w:rPr>
            </w:rPrChange>
          </w:rPr>
          <w:t>Type</w:t>
        </w:r>
        <w:r w:rsidRPr="00FA6273">
          <w:rPr>
            <w:rFonts w:cs="Arial"/>
            <w:rPrChange w:id="366" w:author="Retalix" w:date="2012-08-27T06:48:00Z">
              <w:rPr>
                <w:rFonts w:cs="Arial"/>
                <w:sz w:val="16"/>
                <w:szCs w:val="16"/>
                <w:highlight w:val="cyan"/>
              </w:rPr>
            </w:rPrChange>
          </w:rPr>
          <w:t>: COM component. It is implemented in Delphi.</w:t>
        </w:r>
      </w:ins>
    </w:p>
    <w:p w:rsidR="003B7A07" w:rsidRPr="003B7A07" w:rsidRDefault="00FA6273">
      <w:pPr>
        <w:pStyle w:val="BodyText"/>
        <w:ind w:left="720"/>
        <w:divId w:val="1665861996"/>
        <w:rPr>
          <w:ins w:id="367" w:author="Retalix" w:date="2012-08-27T06:31:00Z"/>
          <w:rFonts w:cs="Arial"/>
          <w:rPrChange w:id="368" w:author="Retalix" w:date="2012-08-27T06:48:00Z">
            <w:rPr>
              <w:ins w:id="369" w:author="Retalix" w:date="2012-08-27T06:31:00Z"/>
              <w:rFonts w:cs="Arial"/>
              <w:highlight w:val="cyan"/>
            </w:rPr>
          </w:rPrChange>
        </w:rPr>
      </w:pPr>
      <w:ins w:id="370" w:author="Retalix" w:date="2012-08-27T06:31:00Z">
        <w:r w:rsidRPr="00FA6273">
          <w:rPr>
            <w:rFonts w:cs="Arial"/>
            <w:u w:val="single"/>
            <w:rPrChange w:id="371" w:author="Retalix" w:date="2012-08-28T13:51:00Z">
              <w:rPr>
                <w:rFonts w:cs="Arial"/>
                <w:sz w:val="16"/>
                <w:szCs w:val="16"/>
                <w:highlight w:val="cyan"/>
                <w:u w:val="single"/>
              </w:rPr>
            </w:rPrChange>
          </w:rPr>
          <w:t>Responsibility</w:t>
        </w:r>
        <w:r w:rsidRPr="00FA6273">
          <w:rPr>
            <w:rFonts w:cs="Arial"/>
            <w:rPrChange w:id="372" w:author="Retalix" w:date="2012-08-28T13:51:00Z">
              <w:rPr>
                <w:rFonts w:cs="Arial"/>
                <w:sz w:val="16"/>
                <w:szCs w:val="16"/>
                <w:highlight w:val="cyan"/>
              </w:rPr>
            </w:rPrChange>
          </w:rPr>
          <w:t xml:space="preserve">: </w:t>
        </w:r>
      </w:ins>
      <w:ins w:id="373" w:author="Retalix" w:date="2012-08-28T13:47:00Z">
        <w:r w:rsidRPr="00FA6273">
          <w:rPr>
            <w:rPrChange w:id="374" w:author="Retalix" w:date="2012-08-28T13:51:00Z">
              <w:rPr>
                <w:sz w:val="16"/>
                <w:szCs w:val="16"/>
                <w:highlight w:val="cyan"/>
              </w:rPr>
            </w:rPrChange>
          </w:rPr>
          <w:t>Charge t</w:t>
        </w:r>
      </w:ins>
      <w:ins w:id="375" w:author="Retalix" w:date="2012-08-28T13:50:00Z">
        <w:r w:rsidRPr="00FA6273">
          <w:rPr>
            <w:rPrChange w:id="376" w:author="Retalix" w:date="2012-08-28T13:51:00Z">
              <w:rPr>
                <w:sz w:val="16"/>
                <w:szCs w:val="16"/>
                <w:highlight w:val="cyan"/>
              </w:rPr>
            </w:rPrChange>
          </w:rPr>
          <w:t xml:space="preserve">o the stream in the </w:t>
        </w:r>
      </w:ins>
      <w:ins w:id="377" w:author="Retalix" w:date="2012-08-28T13:51:00Z">
        <w:r w:rsidRPr="00FA6273">
          <w:rPr>
            <w:rPrChange w:id="378" w:author="Retalix" w:date="2012-08-28T13:51:00Z">
              <w:rPr>
                <w:sz w:val="16"/>
                <w:szCs w:val="16"/>
              </w:rPr>
            </w:rPrChange>
          </w:rPr>
          <w:t>transaction, which</w:t>
        </w:r>
      </w:ins>
      <w:ins w:id="379" w:author="Retalix" w:date="2012-08-28T13:50:00Z">
        <w:r w:rsidRPr="00FA6273">
          <w:rPr>
            <w:rPrChange w:id="380" w:author="Retalix" w:date="2012-08-28T13:51:00Z">
              <w:rPr>
                <w:sz w:val="16"/>
                <w:szCs w:val="16"/>
                <w:highlight w:val="cyan"/>
              </w:rPr>
            </w:rPrChange>
          </w:rPr>
          <w:t xml:space="preserve"> include all the transaction information.</w:t>
        </w:r>
      </w:ins>
    </w:p>
    <w:p w:rsidR="00A7550D" w:rsidRDefault="00EF16C0">
      <w:pPr>
        <w:pStyle w:val="BodyText"/>
        <w:ind w:left="720"/>
        <w:divId w:val="1665861996"/>
        <w:rPr>
          <w:ins w:id="381" w:author="Retalix" w:date="2012-08-27T06:31:00Z"/>
          <w:rFonts w:cs="Arial"/>
          <w:szCs w:val="20"/>
        </w:rPr>
      </w:pPr>
      <w:ins w:id="382" w:author="Retalix" w:date="2012-08-27T06:31:00Z">
        <w:r w:rsidRPr="00425D75">
          <w:rPr>
            <w:u w:val="single"/>
          </w:rPr>
          <w:t>Interface</w:t>
        </w:r>
        <w:r>
          <w:t xml:space="preserve">: </w:t>
        </w:r>
      </w:ins>
      <w:ins w:id="383" w:author="Retalix" w:date="2012-08-27T06:34:00Z">
        <w:r w:rsidR="00AF6F9B">
          <w:t>IStream</w:t>
        </w:r>
      </w:ins>
      <w:ins w:id="384" w:author="Retalix" w:date="2012-08-27T06:31:00Z">
        <w:r>
          <w:rPr>
            <w:rFonts w:cs="Arial"/>
            <w:szCs w:val="20"/>
          </w:rPr>
          <w:t>.</w:t>
        </w:r>
      </w:ins>
    </w:p>
    <w:p w:rsidR="00EF16C0" w:rsidRDefault="00EF16C0" w:rsidP="00BF45D1">
      <w:pPr>
        <w:pStyle w:val="BodyText"/>
        <w:ind w:left="720"/>
        <w:divId w:val="1665861996"/>
        <w:rPr>
          <w:ins w:id="385" w:author="Retalix" w:date="2012-08-27T06:31:00Z"/>
          <w:rFonts w:cs="Arial"/>
          <w:szCs w:val="20"/>
          <w:u w:val="single"/>
        </w:rPr>
      </w:pPr>
    </w:p>
    <w:p w:rsidR="00EF16C0" w:rsidRPr="00AF6F9B" w:rsidRDefault="00FA6273" w:rsidP="00EF16C0">
      <w:pPr>
        <w:pStyle w:val="BodyText"/>
        <w:numPr>
          <w:ilvl w:val="0"/>
          <w:numId w:val="37"/>
        </w:numPr>
        <w:divId w:val="1665861996"/>
        <w:rPr>
          <w:ins w:id="386" w:author="Retalix" w:date="2012-08-27T06:31:00Z"/>
          <w:b/>
          <w:bCs/>
          <w:u w:val="single"/>
          <w:rPrChange w:id="387" w:author="Retalix" w:date="2012-08-27T06:35:00Z">
            <w:rPr>
              <w:ins w:id="388" w:author="Retalix" w:date="2012-08-27T06:31:00Z"/>
              <w:b/>
              <w:bCs/>
              <w:highlight w:val="cyan"/>
              <w:u w:val="single"/>
            </w:rPr>
          </w:rPrChange>
        </w:rPr>
      </w:pPr>
      <w:ins w:id="389" w:author="Retalix" w:date="2012-08-27T06:31:00Z">
        <w:r w:rsidRPr="00FA6273">
          <w:rPr>
            <w:rFonts w:cs="Arial"/>
            <w:b/>
            <w:bCs/>
            <w:szCs w:val="20"/>
            <w:u w:val="single"/>
            <w:rPrChange w:id="390" w:author="Retalix" w:date="2012-08-27T06:35:00Z">
              <w:rPr>
                <w:rFonts w:cs="Arial"/>
                <w:b/>
                <w:bCs/>
                <w:sz w:val="16"/>
                <w:szCs w:val="20"/>
                <w:highlight w:val="cyan"/>
                <w:u w:val="single"/>
              </w:rPr>
            </w:rPrChange>
          </w:rPr>
          <w:t>AppReloader.exe</w:t>
        </w:r>
      </w:ins>
    </w:p>
    <w:p w:rsidR="00EF16C0" w:rsidRPr="00AF6F9B" w:rsidRDefault="00FA6273" w:rsidP="00EF16C0">
      <w:pPr>
        <w:pStyle w:val="BodyText"/>
        <w:ind w:left="720"/>
        <w:divId w:val="1665861996"/>
        <w:rPr>
          <w:ins w:id="391" w:author="Retalix" w:date="2012-08-27T06:31:00Z"/>
          <w:rFonts w:cs="Arial"/>
          <w:rPrChange w:id="392" w:author="Retalix" w:date="2012-08-27T06:35:00Z">
            <w:rPr>
              <w:ins w:id="393" w:author="Retalix" w:date="2012-08-27T06:31:00Z"/>
              <w:rFonts w:cs="Arial"/>
              <w:highlight w:val="cyan"/>
            </w:rPr>
          </w:rPrChange>
        </w:rPr>
      </w:pPr>
      <w:ins w:id="394" w:author="Retalix" w:date="2012-08-27T06:31:00Z">
        <w:r w:rsidRPr="00FA6273">
          <w:rPr>
            <w:rFonts w:cs="Arial"/>
            <w:u w:val="single"/>
            <w:rPrChange w:id="395" w:author="Retalix" w:date="2012-08-27T06:35:00Z">
              <w:rPr>
                <w:rFonts w:cs="Arial"/>
                <w:sz w:val="16"/>
                <w:szCs w:val="16"/>
                <w:highlight w:val="cyan"/>
                <w:u w:val="single"/>
              </w:rPr>
            </w:rPrChange>
          </w:rPr>
          <w:t>Type</w:t>
        </w:r>
        <w:r w:rsidRPr="00FA6273">
          <w:rPr>
            <w:rFonts w:cs="Arial"/>
            <w:rPrChange w:id="396" w:author="Retalix" w:date="2012-08-27T06:35:00Z">
              <w:rPr>
                <w:rFonts w:cs="Arial"/>
                <w:sz w:val="16"/>
                <w:szCs w:val="16"/>
                <w:highlight w:val="cyan"/>
              </w:rPr>
            </w:rPrChange>
          </w:rPr>
          <w:t>: COM component. It is implemented in Delphi.</w:t>
        </w:r>
      </w:ins>
    </w:p>
    <w:p w:rsidR="00A7550D" w:rsidRPr="00A7550D" w:rsidRDefault="00FA6273">
      <w:pPr>
        <w:pStyle w:val="BodyText"/>
        <w:ind w:left="720"/>
        <w:divId w:val="1665861996"/>
        <w:rPr>
          <w:ins w:id="397" w:author="Retalix" w:date="2012-08-27T06:31:00Z"/>
          <w:rFonts w:cs="Arial"/>
          <w:rPrChange w:id="398" w:author="Retalix" w:date="2012-08-27T06:46:00Z">
            <w:rPr>
              <w:ins w:id="399" w:author="Retalix" w:date="2012-08-27T06:31:00Z"/>
              <w:rFonts w:cs="Arial"/>
              <w:highlight w:val="cyan"/>
            </w:rPr>
          </w:rPrChange>
        </w:rPr>
      </w:pPr>
      <w:ins w:id="400" w:author="Retalix" w:date="2012-08-27T06:31:00Z">
        <w:r w:rsidRPr="00FA6273">
          <w:rPr>
            <w:rFonts w:cs="Arial"/>
            <w:u w:val="single"/>
            <w:rPrChange w:id="401" w:author="Retalix" w:date="2012-08-27T06:46:00Z">
              <w:rPr>
                <w:rFonts w:cs="Arial"/>
                <w:sz w:val="16"/>
                <w:szCs w:val="16"/>
                <w:highlight w:val="cyan"/>
                <w:u w:val="single"/>
              </w:rPr>
            </w:rPrChange>
          </w:rPr>
          <w:t>Responsibility</w:t>
        </w:r>
        <w:r w:rsidRPr="00FA6273">
          <w:rPr>
            <w:rFonts w:cs="Arial"/>
            <w:rPrChange w:id="402" w:author="Retalix" w:date="2012-08-27T06:46:00Z">
              <w:rPr>
                <w:rFonts w:cs="Arial"/>
                <w:sz w:val="16"/>
                <w:szCs w:val="16"/>
                <w:highlight w:val="cyan"/>
              </w:rPr>
            </w:rPrChange>
          </w:rPr>
          <w:t xml:space="preserve">: </w:t>
        </w:r>
      </w:ins>
      <w:ins w:id="403" w:author="Retalix" w:date="2012-08-27T06:46:00Z">
        <w:r w:rsidRPr="00FA6273">
          <w:rPr>
            <w:rPrChange w:id="404" w:author="Retalix" w:date="2012-08-27T06:46:00Z">
              <w:rPr>
                <w:sz w:val="16"/>
                <w:szCs w:val="16"/>
                <w:highlight w:val="cyan"/>
              </w:rPr>
            </w:rPrChange>
          </w:rPr>
          <w:t>Start the POS</w:t>
        </w:r>
      </w:ins>
      <w:ins w:id="405" w:author="Retalix" w:date="2012-08-27T06:31:00Z">
        <w:r w:rsidRPr="00FA6273">
          <w:rPr>
            <w:rFonts w:cs="Arial"/>
            <w:rPrChange w:id="406" w:author="Retalix" w:date="2012-08-27T06:46:00Z">
              <w:rPr>
                <w:rFonts w:cs="Arial"/>
                <w:sz w:val="16"/>
                <w:szCs w:val="16"/>
                <w:highlight w:val="cyan"/>
              </w:rPr>
            </w:rPrChange>
          </w:rPr>
          <w:t>.</w:t>
        </w:r>
      </w:ins>
    </w:p>
    <w:p w:rsidR="00A7550D" w:rsidRDefault="00FA6273">
      <w:pPr>
        <w:pStyle w:val="BodyText"/>
        <w:ind w:left="720"/>
        <w:divId w:val="1665861996"/>
        <w:rPr>
          <w:ins w:id="407" w:author="Retalix" w:date="2012-08-27T06:47:00Z"/>
          <w:rFonts w:cs="Arial"/>
          <w:szCs w:val="20"/>
        </w:rPr>
      </w:pPr>
      <w:ins w:id="408" w:author="Retalix" w:date="2012-08-27T06:31:00Z">
        <w:r w:rsidRPr="00FA6273">
          <w:rPr>
            <w:rFonts w:cs="Arial"/>
            <w:u w:val="single"/>
            <w:rPrChange w:id="409" w:author="Retalix" w:date="2012-08-27T06:46:00Z">
              <w:rPr>
                <w:rFonts w:cs="Arial"/>
                <w:sz w:val="16"/>
                <w:szCs w:val="16"/>
                <w:highlight w:val="cyan"/>
                <w:u w:val="single"/>
              </w:rPr>
            </w:rPrChange>
          </w:rPr>
          <w:t>Details</w:t>
        </w:r>
        <w:r w:rsidRPr="00FA6273">
          <w:rPr>
            <w:rFonts w:cs="Arial"/>
            <w:szCs w:val="20"/>
            <w:u w:val="single"/>
            <w:rPrChange w:id="410" w:author="Retalix" w:date="2012-08-27T06:46:00Z">
              <w:rPr>
                <w:rFonts w:cs="Arial"/>
                <w:sz w:val="16"/>
                <w:szCs w:val="20"/>
                <w:highlight w:val="cyan"/>
                <w:u w:val="single"/>
              </w:rPr>
            </w:rPrChange>
          </w:rPr>
          <w:t xml:space="preserve">: </w:t>
        </w:r>
      </w:ins>
      <w:ins w:id="411" w:author="Retalix" w:date="2012-08-27T06:46:00Z">
        <w:r w:rsidR="00E71F54">
          <w:rPr>
            <w:rFonts w:cs="Arial"/>
            <w:szCs w:val="20"/>
          </w:rPr>
          <w:t xml:space="preserve">Call in Positive32, when need to restart </w:t>
        </w:r>
      </w:ins>
      <w:ins w:id="412" w:author="Retalix" w:date="2012-08-27T06:47:00Z">
        <w:r w:rsidR="00E71F54">
          <w:rPr>
            <w:rFonts w:cs="Arial"/>
            <w:szCs w:val="20"/>
          </w:rPr>
          <w:t>automatically</w:t>
        </w:r>
      </w:ins>
      <w:ins w:id="413" w:author="Retalix" w:date="2012-08-27T06:46:00Z">
        <w:r w:rsidR="00E71F54">
          <w:rPr>
            <w:rFonts w:cs="Arial"/>
            <w:szCs w:val="20"/>
          </w:rPr>
          <w:t xml:space="preserve"> the POS</w:t>
        </w:r>
      </w:ins>
      <w:ins w:id="414" w:author="Retalix" w:date="2012-08-27T06:47:00Z">
        <w:r w:rsidR="00E71F54">
          <w:rPr>
            <w:rFonts w:cs="Arial"/>
            <w:szCs w:val="20"/>
          </w:rPr>
          <w:t>.</w:t>
        </w:r>
      </w:ins>
    </w:p>
    <w:p w:rsidR="00A7550D" w:rsidRDefault="00E71F54">
      <w:pPr>
        <w:pStyle w:val="BodyText"/>
        <w:ind w:left="720"/>
        <w:divId w:val="1665861996"/>
        <w:rPr>
          <w:ins w:id="415" w:author="Retalix" w:date="2012-08-27T06:31:00Z"/>
          <w:rFonts w:cs="Arial"/>
          <w:szCs w:val="20"/>
        </w:rPr>
      </w:pPr>
      <w:ins w:id="416" w:author="Retalix" w:date="2012-08-27T06:47:00Z">
        <w:r>
          <w:rPr>
            <w:rFonts w:cs="Arial"/>
            <w:szCs w:val="20"/>
          </w:rPr>
          <w:t>T</w:t>
        </w:r>
      </w:ins>
      <w:ins w:id="417" w:author="Retalix" w:date="2012-08-27T06:46:00Z">
        <w:r>
          <w:rPr>
            <w:rFonts w:cs="Arial"/>
            <w:szCs w:val="20"/>
          </w:rPr>
          <w:t>he SrvLink run the AppReloader and kill the POS and then the AppReloader start the POS again.</w:t>
        </w:r>
      </w:ins>
    </w:p>
    <w:p w:rsidR="00A7550D" w:rsidRDefault="00EF16C0">
      <w:pPr>
        <w:pStyle w:val="BodyText"/>
        <w:ind w:left="720"/>
        <w:divId w:val="1665861996"/>
        <w:rPr>
          <w:ins w:id="418" w:author="Retalix" w:date="2012-08-27T06:31:00Z"/>
          <w:rFonts w:cs="Arial"/>
          <w:szCs w:val="20"/>
        </w:rPr>
      </w:pPr>
      <w:ins w:id="419" w:author="Retalix" w:date="2012-08-27T06:31:00Z">
        <w:r w:rsidRPr="00425D75">
          <w:rPr>
            <w:u w:val="single"/>
          </w:rPr>
          <w:t>Interface</w:t>
        </w:r>
        <w:r>
          <w:t xml:space="preserve">: </w:t>
        </w:r>
      </w:ins>
      <w:ins w:id="420" w:author="Retalix" w:date="2012-08-27T06:35:00Z">
        <w:r w:rsidR="00AF6F9B">
          <w:t>AppReloader</w:t>
        </w:r>
      </w:ins>
      <w:ins w:id="421" w:author="Retalix" w:date="2012-08-27T06:31:00Z">
        <w:r>
          <w:t>_TLB</w:t>
        </w:r>
        <w:r>
          <w:rPr>
            <w:rFonts w:cs="Arial"/>
            <w:szCs w:val="20"/>
          </w:rPr>
          <w:t>.</w:t>
        </w:r>
      </w:ins>
    </w:p>
    <w:p w:rsidR="00EF16C0" w:rsidRDefault="00EF16C0" w:rsidP="00BF45D1">
      <w:pPr>
        <w:pStyle w:val="BodyText"/>
        <w:ind w:left="720"/>
        <w:divId w:val="1665861996"/>
        <w:rPr>
          <w:rFonts w:cs="Arial"/>
          <w:szCs w:val="20"/>
          <w:u w:val="single"/>
        </w:rPr>
      </w:pPr>
    </w:p>
    <w:p w:rsidR="00000000" w:rsidRDefault="00B4410C">
      <w:pPr>
        <w:pStyle w:val="Heading3"/>
        <w:tabs>
          <w:tab w:val="clear" w:pos="720"/>
        </w:tabs>
        <w:ind w:left="993" w:hanging="709"/>
        <w:divId w:val="1665861996"/>
        <w:rPr>
          <w:rPrChange w:id="422" w:author="Retalix" w:date="2012-08-21T16:00:00Z">
            <w:rPr>
              <w:rFonts w:cs="Arial"/>
              <w:szCs w:val="20"/>
              <w:u w:val="single"/>
            </w:rPr>
          </w:rPrChange>
        </w:rPr>
        <w:pPrChange w:id="423" w:author="Retalix" w:date="2012-08-21T16:00:00Z">
          <w:pPr>
            <w:pStyle w:val="BodyText"/>
            <w:ind w:left="720"/>
            <w:divId w:val="1665861996"/>
          </w:pPr>
        </w:pPrChange>
      </w:pPr>
      <w:bookmarkStart w:id="424" w:name="_Toc333401479"/>
      <w:ins w:id="425" w:author="Fadih" w:date="2012-08-23T16:45:00Z">
        <w:r>
          <w:t>Stand alone tools</w:t>
        </w:r>
      </w:ins>
      <w:ins w:id="426" w:author="Retalix" w:date="2012-08-21T16:00:00Z">
        <w:del w:id="427" w:author="Fadih" w:date="2012-08-23T16:45:00Z">
          <w:r w:rsidR="00FA6273" w:rsidRPr="00FA6273">
            <w:rPr>
              <w:rPrChange w:id="428" w:author="Retalix" w:date="2012-08-21T16:00:00Z">
                <w:rPr>
                  <w:sz w:val="16"/>
                  <w:szCs w:val="20"/>
                  <w:u w:val="single"/>
                </w:rPr>
              </w:rPrChange>
            </w:rPr>
            <w:delText>Utils</w:delText>
          </w:r>
        </w:del>
      </w:ins>
      <w:bookmarkEnd w:id="424"/>
    </w:p>
    <w:p w:rsidR="00DA428F" w:rsidRPr="0063523D" w:rsidRDefault="00DA428F" w:rsidP="00DA428F">
      <w:pPr>
        <w:pStyle w:val="BodyText"/>
        <w:numPr>
          <w:ilvl w:val="0"/>
          <w:numId w:val="37"/>
        </w:numPr>
        <w:divId w:val="1665861996"/>
        <w:rPr>
          <w:ins w:id="429" w:author="Retalix" w:date="2012-08-21T15:16:00Z"/>
          <w:b/>
          <w:bCs/>
          <w:u w:val="single"/>
        </w:rPr>
      </w:pPr>
      <w:ins w:id="430" w:author="Retalix" w:date="2012-08-21T15:16:00Z">
        <w:r w:rsidRPr="0063523D">
          <w:rPr>
            <w:rFonts w:cs="Arial"/>
            <w:b/>
            <w:bCs/>
            <w:szCs w:val="20"/>
            <w:u w:val="single"/>
          </w:rPr>
          <w:t>TraEdit4.exe</w:t>
        </w:r>
      </w:ins>
    </w:p>
    <w:p w:rsidR="00DA428F" w:rsidRPr="00F53AF3" w:rsidRDefault="00DA428F" w:rsidP="00DA428F">
      <w:pPr>
        <w:pStyle w:val="BodyText"/>
        <w:ind w:left="720"/>
        <w:divId w:val="1665861996"/>
        <w:rPr>
          <w:ins w:id="431" w:author="Retalix" w:date="2012-08-21T15:16:00Z"/>
          <w:rFonts w:cs="Arial"/>
        </w:rPr>
      </w:pPr>
      <w:ins w:id="432" w:author="Retalix" w:date="2012-08-21T15:16:00Z">
        <w:r w:rsidRPr="00034479">
          <w:rPr>
            <w:rFonts w:cs="Arial"/>
            <w:u w:val="single"/>
          </w:rPr>
          <w:t>Type</w:t>
        </w:r>
        <w:r w:rsidRPr="00034479">
          <w:rPr>
            <w:rFonts w:cs="Arial"/>
          </w:rPr>
          <w:t>: COM component. It is implemented in Delphi.</w:t>
        </w:r>
      </w:ins>
    </w:p>
    <w:p w:rsidR="00DA428F" w:rsidRDefault="00DA428F" w:rsidP="00DA428F">
      <w:pPr>
        <w:pStyle w:val="BodyText"/>
        <w:ind w:left="720"/>
        <w:divId w:val="1665861996"/>
        <w:rPr>
          <w:ins w:id="433" w:author="Retalix" w:date="2012-08-21T15:16:00Z"/>
          <w:rFonts w:cs="Arial"/>
        </w:rPr>
      </w:pPr>
      <w:ins w:id="434" w:author="Retalix" w:date="2012-08-21T15:16:00Z">
        <w:r w:rsidRPr="00034479">
          <w:rPr>
            <w:rFonts w:cs="Arial"/>
            <w:u w:val="single"/>
          </w:rPr>
          <w:t>Responsibility</w:t>
        </w:r>
        <w:r w:rsidRPr="00034479">
          <w:rPr>
            <w:rFonts w:cs="Arial"/>
          </w:rPr>
          <w:t xml:space="preserve">: </w:t>
        </w:r>
        <w:r>
          <w:t>Viewer to the tra file</w:t>
        </w:r>
        <w:r>
          <w:rPr>
            <w:rFonts w:cs="Arial"/>
          </w:rPr>
          <w:t>.</w:t>
        </w:r>
      </w:ins>
    </w:p>
    <w:p w:rsidR="00DA428F" w:rsidRDefault="00DA428F" w:rsidP="00DA428F">
      <w:pPr>
        <w:pStyle w:val="BodyText"/>
        <w:ind w:left="720"/>
        <w:divId w:val="1665861996"/>
        <w:rPr>
          <w:ins w:id="435" w:author="Retalix" w:date="2012-08-22T09:24:00Z"/>
          <w:rFonts w:cs="Arial"/>
          <w:szCs w:val="20"/>
        </w:rPr>
      </w:pPr>
      <w:ins w:id="436" w:author="Retalix" w:date="2012-08-21T15:16:00Z">
        <w:r>
          <w:rPr>
            <w:rFonts w:cs="Arial"/>
            <w:u w:val="single"/>
          </w:rPr>
          <w:t>Details</w:t>
        </w:r>
        <w:r w:rsidRPr="0040167D">
          <w:rPr>
            <w:rFonts w:cs="Arial"/>
            <w:szCs w:val="20"/>
            <w:u w:val="single"/>
          </w:rPr>
          <w:t>:</w:t>
        </w:r>
        <w:r>
          <w:rPr>
            <w:rFonts w:cs="Arial"/>
            <w:szCs w:val="20"/>
            <w:u w:val="single"/>
          </w:rPr>
          <w:t xml:space="preserve"> </w:t>
        </w:r>
        <w:r w:rsidR="00FA6273" w:rsidRPr="00FA6273">
          <w:rPr>
            <w:rStyle w:val="Hyperlink"/>
            <w:rFonts w:cs="Verdana"/>
            <w:u w:val="single"/>
            <w:rPrChange w:id="437" w:author="Retalix" w:date="2012-08-26T13:57:00Z">
              <w:rPr>
                <w:rFonts w:cs="Arial"/>
                <w:sz w:val="16"/>
                <w:szCs w:val="20"/>
              </w:rPr>
            </w:rPrChange>
          </w:rPr>
          <w:t>TraEdit4.docx</w:t>
        </w:r>
        <w:r>
          <w:rPr>
            <w:rFonts w:cs="Arial"/>
            <w:szCs w:val="20"/>
          </w:rPr>
          <w:t>.</w:t>
        </w:r>
      </w:ins>
    </w:p>
    <w:p w:rsidR="00C146DD" w:rsidRDefault="00425D75">
      <w:pPr>
        <w:pStyle w:val="BodyText"/>
        <w:ind w:left="720"/>
        <w:divId w:val="1665861996"/>
        <w:rPr>
          <w:ins w:id="438" w:author="Retalix" w:date="2012-08-22T09:24:00Z"/>
          <w:rFonts w:cs="Arial"/>
          <w:szCs w:val="20"/>
        </w:rPr>
      </w:pPr>
      <w:ins w:id="439" w:author="Retalix" w:date="2012-08-22T09:24:00Z">
        <w:r w:rsidRPr="00425D75">
          <w:rPr>
            <w:u w:val="single"/>
          </w:rPr>
          <w:t>Interface</w:t>
        </w:r>
        <w:r>
          <w:t>: TraEdit4_TLB</w:t>
        </w:r>
        <w:r>
          <w:rPr>
            <w:rFonts w:cs="Arial"/>
            <w:szCs w:val="20"/>
          </w:rPr>
          <w:t>.</w:t>
        </w:r>
      </w:ins>
    </w:p>
    <w:p w:rsidR="00DA428F" w:rsidRDefault="00DA428F" w:rsidP="00DA428F">
      <w:pPr>
        <w:pStyle w:val="BodyText"/>
        <w:ind w:left="720"/>
        <w:divId w:val="1665861996"/>
        <w:rPr>
          <w:ins w:id="440" w:author="Retalix" w:date="2012-08-21T15:16:00Z"/>
          <w:rFonts w:cs="Arial"/>
          <w:szCs w:val="20"/>
          <w:u w:val="single"/>
        </w:rPr>
      </w:pPr>
    </w:p>
    <w:p w:rsidR="00DA428F" w:rsidRDefault="00DA428F" w:rsidP="00DA428F">
      <w:pPr>
        <w:pStyle w:val="BodyText"/>
        <w:numPr>
          <w:ilvl w:val="0"/>
          <w:numId w:val="37"/>
        </w:numPr>
        <w:divId w:val="1665861996"/>
        <w:rPr>
          <w:ins w:id="441" w:author="Retalix" w:date="2012-08-21T15:16:00Z"/>
          <w:rFonts w:cs="Arial"/>
          <w:b/>
          <w:bCs/>
          <w:szCs w:val="20"/>
          <w:u w:val="single"/>
        </w:rPr>
      </w:pPr>
      <w:ins w:id="442" w:author="Retalix" w:date="2012-08-21T15:16:00Z">
        <w:r w:rsidRPr="004458F8">
          <w:rPr>
            <w:rFonts w:cs="Arial"/>
            <w:b/>
            <w:bCs/>
            <w:szCs w:val="20"/>
            <w:u w:val="single"/>
          </w:rPr>
          <w:t>PdxScript.exe</w:t>
        </w:r>
      </w:ins>
    </w:p>
    <w:p w:rsidR="00000000" w:rsidRDefault="00DA428F">
      <w:pPr>
        <w:pStyle w:val="BodyText"/>
        <w:ind w:left="938" w:hanging="218"/>
        <w:divId w:val="1665861996"/>
        <w:rPr>
          <w:ins w:id="443" w:author="Retalix" w:date="2012-08-21T15:16:00Z"/>
          <w:rFonts w:cs="Arial"/>
        </w:rPr>
        <w:pPrChange w:id="444" w:author="Retalix" w:date="2012-08-22T09:24:00Z">
          <w:pPr>
            <w:pStyle w:val="BodyText"/>
            <w:ind w:left="785" w:hanging="218"/>
            <w:divId w:val="1665861996"/>
          </w:pPr>
        </w:pPrChange>
      </w:pPr>
      <w:ins w:id="445" w:author="Retalix" w:date="2012-08-21T15:16:00Z">
        <w:r w:rsidRPr="00034479">
          <w:rPr>
            <w:rFonts w:cs="Arial"/>
            <w:u w:val="single"/>
          </w:rPr>
          <w:t>Type</w:t>
        </w:r>
        <w:r w:rsidRPr="00034479">
          <w:rPr>
            <w:rFonts w:cs="Arial"/>
          </w:rPr>
          <w:t>: COM component. It is implemented in Delphi.</w:t>
        </w:r>
      </w:ins>
    </w:p>
    <w:p w:rsidR="00000000" w:rsidRDefault="00DA428F">
      <w:pPr>
        <w:pStyle w:val="BodyText"/>
        <w:ind w:left="938" w:hanging="218"/>
        <w:divId w:val="1665861996"/>
        <w:rPr>
          <w:ins w:id="446" w:author="Retalix" w:date="2012-08-21T15:16:00Z"/>
          <w:rFonts w:cs="Arial"/>
        </w:rPr>
        <w:pPrChange w:id="447" w:author="Retalix" w:date="2012-08-22T09:24:00Z">
          <w:pPr>
            <w:pStyle w:val="BodyText"/>
            <w:ind w:left="785" w:hanging="218"/>
            <w:divId w:val="1665861996"/>
          </w:pPr>
        </w:pPrChange>
      </w:pPr>
      <w:ins w:id="448" w:author="Retalix" w:date="2012-08-21T15:16:00Z">
        <w:r w:rsidRPr="00034479">
          <w:rPr>
            <w:rFonts w:cs="Arial"/>
            <w:u w:val="single"/>
          </w:rPr>
          <w:t>Responsibility</w:t>
        </w:r>
        <w:r w:rsidRPr="00034479">
          <w:rPr>
            <w:rFonts w:cs="Arial"/>
          </w:rPr>
          <w:t xml:space="preserve">: </w:t>
        </w:r>
        <w:r>
          <w:t>create PDX file from DB</w:t>
        </w:r>
        <w:r>
          <w:rPr>
            <w:rFonts w:cs="Arial"/>
          </w:rPr>
          <w:t>.</w:t>
        </w:r>
      </w:ins>
    </w:p>
    <w:p w:rsidR="00000000" w:rsidRDefault="00DA428F">
      <w:pPr>
        <w:pStyle w:val="BodyText"/>
        <w:ind w:left="938" w:hanging="218"/>
        <w:divId w:val="1665861996"/>
        <w:rPr>
          <w:ins w:id="449" w:author="Retalix" w:date="2012-08-22T09:24:00Z"/>
          <w:rFonts w:cs="Arial"/>
          <w:szCs w:val="20"/>
          <w:u w:val="single"/>
        </w:rPr>
        <w:pPrChange w:id="450" w:author="Retalix" w:date="2012-08-22T09:24:00Z">
          <w:pPr>
            <w:pStyle w:val="BodyText"/>
            <w:ind w:left="785" w:hanging="218"/>
            <w:divId w:val="1665861996"/>
          </w:pPr>
        </w:pPrChange>
      </w:pPr>
      <w:ins w:id="451" w:author="Retalix" w:date="2012-08-21T15:16:00Z">
        <w:r>
          <w:rPr>
            <w:rFonts w:cs="Arial"/>
            <w:u w:val="single"/>
          </w:rPr>
          <w:t>Details</w:t>
        </w:r>
        <w:r w:rsidRPr="0040167D">
          <w:rPr>
            <w:rFonts w:cs="Arial"/>
            <w:szCs w:val="20"/>
            <w:u w:val="single"/>
          </w:rPr>
          <w:t>:</w:t>
        </w:r>
        <w:r>
          <w:rPr>
            <w:rFonts w:cs="Arial"/>
            <w:szCs w:val="20"/>
            <w:u w:val="single"/>
          </w:rPr>
          <w:t xml:space="preserve"> </w:t>
        </w:r>
        <w:r w:rsidR="00FA6273" w:rsidRPr="00FA6273">
          <w:rPr>
            <w:rStyle w:val="Hyperlink"/>
            <w:rFonts w:cs="Verdana"/>
            <w:u w:val="single"/>
            <w:rPrChange w:id="452" w:author="Retalix" w:date="2012-08-26T14:20:00Z">
              <w:rPr>
                <w:rFonts w:cs="Arial"/>
                <w:sz w:val="16"/>
                <w:szCs w:val="20"/>
              </w:rPr>
            </w:rPrChange>
          </w:rPr>
          <w:t>HOWTO create new field in DB.docx</w:t>
        </w:r>
        <w:r>
          <w:rPr>
            <w:rFonts w:cs="Arial"/>
            <w:szCs w:val="20"/>
          </w:rPr>
          <w:t>.</w:t>
        </w:r>
      </w:ins>
    </w:p>
    <w:p w:rsidR="00000000" w:rsidRDefault="00425D75">
      <w:pPr>
        <w:pStyle w:val="BodyText"/>
        <w:ind w:left="938" w:hanging="218"/>
        <w:divId w:val="1665861996"/>
        <w:rPr>
          <w:ins w:id="453" w:author="Retalix" w:date="2012-08-21T15:16:00Z"/>
          <w:rFonts w:cs="Arial"/>
          <w:szCs w:val="20"/>
          <w:u w:val="single"/>
        </w:rPr>
        <w:pPrChange w:id="454" w:author="Retalix" w:date="2012-08-22T09:24:00Z">
          <w:pPr>
            <w:pStyle w:val="BodyText"/>
            <w:ind w:left="785" w:hanging="218"/>
            <w:divId w:val="1665861996"/>
          </w:pPr>
        </w:pPrChange>
      </w:pPr>
      <w:ins w:id="455" w:author="Retalix" w:date="2012-08-22T09:24:00Z">
        <w:r>
          <w:rPr>
            <w:rFonts w:cs="Arial"/>
            <w:u w:val="single"/>
          </w:rPr>
          <w:t>Inte</w:t>
        </w:r>
      </w:ins>
      <w:ins w:id="456" w:author="Retalix" w:date="2012-08-22T09:25:00Z">
        <w:r>
          <w:rPr>
            <w:rFonts w:cs="Arial"/>
            <w:u w:val="single"/>
          </w:rPr>
          <w:t>r</w:t>
        </w:r>
      </w:ins>
      <w:ins w:id="457" w:author="Retalix" w:date="2012-08-22T09:24:00Z">
        <w:r>
          <w:rPr>
            <w:rFonts w:cs="Arial"/>
            <w:u w:val="single"/>
          </w:rPr>
          <w:t>face:</w:t>
        </w:r>
        <w:r w:rsidR="00FA6273" w:rsidRPr="00FA6273">
          <w:rPr>
            <w:rFonts w:cs="Arial"/>
            <w:szCs w:val="20"/>
            <w:rPrChange w:id="458" w:author="Retalix" w:date="2012-08-22T09:25:00Z">
              <w:rPr>
                <w:rFonts w:cs="Arial"/>
                <w:sz w:val="16"/>
                <w:szCs w:val="20"/>
                <w:u w:val="single"/>
              </w:rPr>
            </w:rPrChange>
          </w:rPr>
          <w:t xml:space="preserve"> None.</w:t>
        </w:r>
      </w:ins>
    </w:p>
    <w:p w:rsidR="00FA6273" w:rsidRDefault="00FA6273" w:rsidP="00FA6273">
      <w:pPr>
        <w:pStyle w:val="BodyText"/>
        <w:divId w:val="1665861996"/>
        <w:rPr>
          <w:ins w:id="459" w:author="Retalix" w:date="2012-08-21T16:01:00Z"/>
          <w:rFonts w:cs="Arial"/>
          <w:szCs w:val="20"/>
          <w:u w:val="single"/>
        </w:rPr>
        <w:pPrChange w:id="460" w:author="Retalix" w:date="2012-09-04T09:38:00Z">
          <w:pPr>
            <w:pStyle w:val="BodyText"/>
            <w:ind w:left="720"/>
            <w:divId w:val="1665861996"/>
          </w:pPr>
        </w:pPrChange>
      </w:pPr>
    </w:p>
    <w:p w:rsidR="00901055" w:rsidRDefault="00901055" w:rsidP="00901055">
      <w:pPr>
        <w:pStyle w:val="BodyText"/>
        <w:numPr>
          <w:ilvl w:val="0"/>
          <w:numId w:val="37"/>
        </w:numPr>
        <w:divId w:val="1665861996"/>
        <w:rPr>
          <w:ins w:id="461" w:author="Retalix" w:date="2012-08-21T16:01:00Z"/>
          <w:rFonts w:cs="Arial"/>
          <w:b/>
          <w:bCs/>
          <w:szCs w:val="20"/>
          <w:u w:val="single"/>
        </w:rPr>
      </w:pPr>
      <w:ins w:id="462" w:author="Retalix" w:date="2012-08-21T16:01:00Z">
        <w:r>
          <w:rPr>
            <w:rFonts w:cs="Arial"/>
            <w:b/>
            <w:bCs/>
            <w:szCs w:val="20"/>
            <w:u w:val="single"/>
          </w:rPr>
          <w:t>VP</w:t>
        </w:r>
        <w:r w:rsidRPr="004458F8">
          <w:rPr>
            <w:rFonts w:cs="Arial"/>
            <w:b/>
            <w:bCs/>
            <w:szCs w:val="20"/>
            <w:u w:val="single"/>
          </w:rPr>
          <w:t>.exe</w:t>
        </w:r>
      </w:ins>
    </w:p>
    <w:p w:rsidR="00000000" w:rsidRDefault="00901055">
      <w:pPr>
        <w:pStyle w:val="BodyText"/>
        <w:ind w:left="938" w:hanging="218"/>
        <w:divId w:val="1665861996"/>
        <w:rPr>
          <w:ins w:id="463" w:author="Retalix" w:date="2012-08-21T16:01:00Z"/>
          <w:rFonts w:cs="Arial"/>
        </w:rPr>
        <w:pPrChange w:id="464" w:author="Retalix" w:date="2012-08-22T09:24:00Z">
          <w:pPr>
            <w:pStyle w:val="BodyText"/>
            <w:ind w:left="785" w:hanging="218"/>
            <w:divId w:val="1665861996"/>
          </w:pPr>
        </w:pPrChange>
      </w:pPr>
      <w:ins w:id="465" w:author="Retalix" w:date="2012-08-21T16:01:00Z">
        <w:r w:rsidRPr="00034479">
          <w:rPr>
            <w:rFonts w:cs="Arial"/>
            <w:u w:val="single"/>
          </w:rPr>
          <w:t>Type</w:t>
        </w:r>
        <w:r w:rsidRPr="00034479">
          <w:rPr>
            <w:rFonts w:cs="Arial"/>
          </w:rPr>
          <w:t>: COM component. It is implemented in Delphi.</w:t>
        </w:r>
      </w:ins>
    </w:p>
    <w:p w:rsidR="00000000" w:rsidRDefault="00901055">
      <w:pPr>
        <w:pStyle w:val="BodyText"/>
        <w:ind w:left="938" w:hanging="218"/>
        <w:divId w:val="1665861996"/>
        <w:rPr>
          <w:ins w:id="466" w:author="Retalix" w:date="2012-08-22T09:25:00Z"/>
          <w:rFonts w:cs="Arial"/>
        </w:rPr>
        <w:pPrChange w:id="467" w:author="Retalix" w:date="2012-08-22T09:24:00Z">
          <w:pPr>
            <w:pStyle w:val="BodyText"/>
            <w:ind w:left="785" w:hanging="218"/>
            <w:divId w:val="1665861996"/>
          </w:pPr>
        </w:pPrChange>
      </w:pPr>
      <w:ins w:id="468" w:author="Retalix" w:date="2012-08-21T16:01:00Z">
        <w:r w:rsidRPr="00034479">
          <w:rPr>
            <w:rFonts w:cs="Arial"/>
            <w:u w:val="single"/>
          </w:rPr>
          <w:t>Responsibility</w:t>
        </w:r>
        <w:r w:rsidRPr="00034479">
          <w:rPr>
            <w:rFonts w:cs="Arial"/>
          </w:rPr>
          <w:t xml:space="preserve">: </w:t>
        </w:r>
        <w:r>
          <w:t xml:space="preserve">Virtual POS – get Self </w:t>
        </w:r>
      </w:ins>
      <w:ins w:id="469" w:author="Retalix" w:date="2012-08-22T09:25:00Z">
        <w:r w:rsidR="00425D75">
          <w:t>service transaction</w:t>
        </w:r>
      </w:ins>
      <w:ins w:id="470" w:author="Retalix" w:date="2012-08-21T16:01:00Z">
        <w:r>
          <w:t xml:space="preserve"> from fuel</w:t>
        </w:r>
      </w:ins>
      <w:ins w:id="471" w:author="Retalix" w:date="2012-08-21T16:02:00Z">
        <w:r>
          <w:t xml:space="preserve"> and write it to the </w:t>
        </w:r>
      </w:ins>
      <w:ins w:id="472" w:author="Retalix" w:date="2012-08-26T14:20:00Z">
        <w:r w:rsidR="00063F2F">
          <w:t>tra.</w:t>
        </w:r>
      </w:ins>
    </w:p>
    <w:p w:rsidR="00000000" w:rsidRDefault="00B4410C">
      <w:pPr>
        <w:pStyle w:val="BodyText"/>
        <w:ind w:left="709" w:firstLine="11"/>
        <w:divId w:val="1665861996"/>
        <w:rPr>
          <w:ins w:id="473" w:author="Fadih" w:date="2012-08-23T16:46:00Z"/>
          <w:rFonts w:cs="Arial"/>
          <w:rPrChange w:id="474" w:author="Fadih" w:date="2012-08-23T16:46:00Z">
            <w:rPr>
              <w:ins w:id="475" w:author="Fadih" w:date="2012-08-23T16:46:00Z"/>
              <w:rFonts w:cs="Arial"/>
              <w:u w:val="single"/>
            </w:rPr>
          </w:rPrChange>
        </w:rPr>
        <w:pPrChange w:id="476" w:author="Fadih" w:date="2012-08-23T16:46:00Z">
          <w:pPr>
            <w:pStyle w:val="BodyText"/>
            <w:ind w:left="785" w:hanging="218"/>
            <w:divId w:val="1665861996"/>
          </w:pPr>
        </w:pPrChange>
      </w:pPr>
      <w:ins w:id="477" w:author="Fadih" w:date="2012-08-23T16:46:00Z">
        <w:r>
          <w:rPr>
            <w:rFonts w:cs="Arial"/>
            <w:u w:val="single"/>
          </w:rPr>
          <w:t>Details;</w:t>
        </w:r>
        <w:r>
          <w:rPr>
            <w:rFonts w:cs="Arial"/>
          </w:rPr>
          <w:t xml:space="preserve"> The VP doesn't include DB and only get buffer/xml from the PumpSrv and know how to translate the data to tra file.</w:t>
        </w:r>
      </w:ins>
    </w:p>
    <w:p w:rsidR="00000000" w:rsidRDefault="00425D75">
      <w:pPr>
        <w:pStyle w:val="BodyText"/>
        <w:ind w:left="938" w:hanging="218"/>
        <w:divId w:val="1665861996"/>
        <w:rPr>
          <w:ins w:id="478" w:author="Retalix" w:date="2012-08-26T14:22:00Z"/>
          <w:rFonts w:cs="Arial"/>
        </w:rPr>
        <w:pPrChange w:id="479" w:author="Retalix" w:date="2012-08-22T09:24:00Z">
          <w:pPr>
            <w:pStyle w:val="BodyText"/>
            <w:ind w:left="785" w:hanging="218"/>
            <w:divId w:val="1665861996"/>
          </w:pPr>
        </w:pPrChange>
      </w:pPr>
      <w:ins w:id="480" w:author="Retalix" w:date="2012-08-22T09:25:00Z">
        <w:r>
          <w:rPr>
            <w:rFonts w:cs="Arial"/>
            <w:u w:val="single"/>
          </w:rPr>
          <w:t>Interface</w:t>
        </w:r>
        <w:r w:rsidR="00FA6273" w:rsidRPr="00FA6273">
          <w:rPr>
            <w:rFonts w:cs="Arial"/>
            <w:rPrChange w:id="481" w:author="Retalix" w:date="2012-08-22T09:25:00Z">
              <w:rPr>
                <w:rFonts w:cs="Arial"/>
                <w:sz w:val="16"/>
                <w:szCs w:val="16"/>
                <w:u w:val="single"/>
              </w:rPr>
            </w:rPrChange>
          </w:rPr>
          <w:t>:</w:t>
        </w:r>
        <w:r>
          <w:rPr>
            <w:rFonts w:cs="Arial"/>
          </w:rPr>
          <w:t xml:space="preserve"> VP_TLB.</w:t>
        </w:r>
      </w:ins>
    </w:p>
    <w:p w:rsidR="00000000" w:rsidRDefault="00DA6272">
      <w:pPr>
        <w:pStyle w:val="BodyText"/>
        <w:ind w:left="938" w:hanging="218"/>
        <w:divId w:val="1665861996"/>
        <w:rPr>
          <w:ins w:id="482" w:author="Retalix" w:date="2012-09-04T09:38:00Z"/>
          <w:rFonts w:cs="Arial"/>
        </w:rPr>
        <w:pPrChange w:id="483" w:author="Retalix" w:date="2012-08-22T09:24:00Z">
          <w:pPr>
            <w:pStyle w:val="BodyText"/>
            <w:ind w:left="785" w:hanging="218"/>
            <w:divId w:val="1665861996"/>
          </w:pPr>
        </w:pPrChange>
      </w:pPr>
    </w:p>
    <w:p w:rsidR="00336322" w:rsidRDefault="00336322" w:rsidP="00336322">
      <w:pPr>
        <w:pStyle w:val="BodyText"/>
        <w:numPr>
          <w:ilvl w:val="0"/>
          <w:numId w:val="37"/>
        </w:numPr>
        <w:divId w:val="1665861996"/>
        <w:rPr>
          <w:ins w:id="484" w:author="Retalix" w:date="2012-09-04T09:38:00Z"/>
          <w:rFonts w:cs="Arial"/>
          <w:b/>
          <w:bCs/>
          <w:szCs w:val="20"/>
          <w:u w:val="single"/>
        </w:rPr>
      </w:pPr>
      <w:ins w:id="485" w:author="Retalix" w:date="2012-09-04T09:38:00Z">
        <w:r>
          <w:rPr>
            <w:rFonts w:cs="Arial"/>
            <w:b/>
            <w:bCs/>
            <w:szCs w:val="20"/>
            <w:u w:val="single"/>
          </w:rPr>
          <w:t>CustomerDisplay</w:t>
        </w:r>
        <w:r w:rsidRPr="004458F8">
          <w:rPr>
            <w:rFonts w:cs="Arial"/>
            <w:b/>
            <w:bCs/>
            <w:szCs w:val="20"/>
            <w:u w:val="single"/>
          </w:rPr>
          <w:t>.exe</w:t>
        </w:r>
      </w:ins>
    </w:p>
    <w:p w:rsidR="00336322" w:rsidRDefault="00336322" w:rsidP="00336322">
      <w:pPr>
        <w:pStyle w:val="BodyText"/>
        <w:ind w:left="938" w:hanging="218"/>
        <w:divId w:val="1665861996"/>
        <w:rPr>
          <w:ins w:id="486" w:author="Retalix" w:date="2012-09-04T09:38:00Z"/>
          <w:rFonts w:cs="Arial"/>
        </w:rPr>
      </w:pPr>
      <w:ins w:id="487" w:author="Retalix" w:date="2012-09-04T09:38:00Z">
        <w:r w:rsidRPr="00034479">
          <w:rPr>
            <w:rFonts w:cs="Arial"/>
            <w:u w:val="single"/>
          </w:rPr>
          <w:t>Type</w:t>
        </w:r>
        <w:r w:rsidRPr="00034479">
          <w:rPr>
            <w:rFonts w:cs="Arial"/>
          </w:rPr>
          <w:t>: COM component. It is implemented in Delphi.</w:t>
        </w:r>
      </w:ins>
    </w:p>
    <w:p w:rsidR="00FA6273" w:rsidRDefault="00336322" w:rsidP="00FA6273">
      <w:pPr>
        <w:pStyle w:val="BodyText"/>
        <w:ind w:left="709" w:firstLine="11"/>
        <w:divId w:val="1665861996"/>
        <w:rPr>
          <w:ins w:id="488" w:author="Retalix" w:date="2012-09-04T09:39:00Z"/>
          <w:rFonts w:cs="Arial"/>
          <w:u w:val="single"/>
        </w:rPr>
        <w:pPrChange w:id="489" w:author="Retalix" w:date="2012-09-04T09:39:00Z">
          <w:pPr>
            <w:pStyle w:val="BodyText"/>
            <w:ind w:left="938" w:hanging="218"/>
            <w:divId w:val="1665861996"/>
          </w:pPr>
        </w:pPrChange>
      </w:pPr>
      <w:ins w:id="490" w:author="Retalix" w:date="2012-09-04T09:38:00Z">
        <w:r w:rsidRPr="00034479">
          <w:rPr>
            <w:rFonts w:cs="Arial"/>
            <w:u w:val="single"/>
          </w:rPr>
          <w:t>Responsibility</w:t>
        </w:r>
        <w:r w:rsidRPr="00034479">
          <w:rPr>
            <w:rFonts w:cs="Arial"/>
          </w:rPr>
          <w:t>:</w:t>
        </w:r>
      </w:ins>
      <w:ins w:id="491" w:author="Retalix" w:date="2012-09-04T09:39:00Z">
        <w:r w:rsidRPr="00336322">
          <w:t xml:space="preserve"> </w:t>
        </w:r>
        <w:r>
          <w:t>Screen that connects to the Pos and displays all the details of the transaction for the customer.</w:t>
        </w:r>
        <w:r>
          <w:rPr>
            <w:rFonts w:cs="Arial"/>
            <w:u w:val="single"/>
          </w:rPr>
          <w:t xml:space="preserve"> </w:t>
        </w:r>
      </w:ins>
    </w:p>
    <w:p w:rsidR="00336322" w:rsidRDefault="00336322" w:rsidP="00336322">
      <w:pPr>
        <w:pStyle w:val="BodyText"/>
        <w:ind w:left="938" w:hanging="218"/>
        <w:divId w:val="1665861996"/>
        <w:rPr>
          <w:ins w:id="492" w:author="Retalix" w:date="2012-09-04T09:40:00Z"/>
          <w:rFonts w:cs="Arial"/>
          <w:u w:val="single"/>
        </w:rPr>
      </w:pPr>
      <w:ins w:id="493" w:author="Retalix" w:date="2012-09-04T09:40:00Z">
        <w:r w:rsidRPr="00034479">
          <w:rPr>
            <w:rFonts w:cs="Arial"/>
            <w:u w:val="single"/>
          </w:rPr>
          <w:t>Dependencies</w:t>
        </w:r>
        <w:r>
          <w:rPr>
            <w:rFonts w:cs="Arial"/>
            <w:u w:val="single"/>
          </w:rPr>
          <w:t xml:space="preserve">: </w:t>
        </w:r>
        <w:r>
          <w:rPr>
            <w:rFonts w:cs="Arial"/>
          </w:rPr>
          <w:t>SlipSrv, Flash.ocx.</w:t>
        </w:r>
        <w:r>
          <w:rPr>
            <w:rFonts w:cs="Arial"/>
            <w:u w:val="single"/>
          </w:rPr>
          <w:t xml:space="preserve"> </w:t>
        </w:r>
      </w:ins>
    </w:p>
    <w:p w:rsidR="00FA6273" w:rsidRDefault="00336322" w:rsidP="00FA6273">
      <w:pPr>
        <w:pStyle w:val="BodyText"/>
        <w:ind w:left="938" w:hanging="218"/>
        <w:divId w:val="1665861996"/>
        <w:rPr>
          <w:ins w:id="494" w:author="Retalix" w:date="2012-08-26T14:22:00Z"/>
          <w:rFonts w:cs="Arial"/>
        </w:rPr>
        <w:pPrChange w:id="495" w:author="Retalix" w:date="2012-09-04T09:40:00Z">
          <w:pPr>
            <w:pStyle w:val="BodyText"/>
            <w:ind w:left="785" w:hanging="218"/>
            <w:divId w:val="1665861996"/>
          </w:pPr>
        </w:pPrChange>
      </w:pPr>
      <w:ins w:id="496" w:author="Retalix" w:date="2012-09-04T09:38:00Z">
        <w:r>
          <w:rPr>
            <w:rFonts w:cs="Arial"/>
            <w:u w:val="single"/>
          </w:rPr>
          <w:t>Interface</w:t>
        </w:r>
        <w:r w:rsidRPr="000C6D50">
          <w:rPr>
            <w:rFonts w:cs="Arial"/>
          </w:rPr>
          <w:t>:</w:t>
        </w:r>
        <w:r>
          <w:rPr>
            <w:rFonts w:cs="Arial"/>
          </w:rPr>
          <w:t xml:space="preserve"> </w:t>
        </w:r>
      </w:ins>
      <w:ins w:id="497" w:author="Retalix" w:date="2012-09-04T09:40:00Z">
        <w:r>
          <w:rPr>
            <w:rStyle w:val="Hyperlink"/>
            <w:rFonts w:cs="Verdana"/>
            <w:u w:val="single"/>
          </w:rPr>
          <w:t>CustomerDisplay</w:t>
        </w:r>
        <w:r w:rsidRPr="000C6D50">
          <w:rPr>
            <w:rStyle w:val="Hyperlink"/>
            <w:rFonts w:cs="Verdana"/>
            <w:u w:val="single"/>
          </w:rPr>
          <w:t>.docx</w:t>
        </w:r>
        <w:r>
          <w:rPr>
            <w:rFonts w:cs="Arial"/>
            <w:szCs w:val="20"/>
          </w:rPr>
          <w:t>.</w:t>
        </w:r>
      </w:ins>
    </w:p>
    <w:p w:rsidR="00901055" w:rsidDel="00063F2F" w:rsidRDefault="00901055" w:rsidP="006523FB">
      <w:pPr>
        <w:pStyle w:val="BodyText"/>
        <w:ind w:left="720"/>
        <w:divId w:val="1665861996"/>
        <w:rPr>
          <w:del w:id="498" w:author="Retalix" w:date="2012-08-26T14:23:00Z"/>
          <w:rFonts w:cs="Arial"/>
          <w:szCs w:val="20"/>
          <w:u w:val="single"/>
        </w:rPr>
      </w:pPr>
    </w:p>
    <w:p w:rsidR="00BF45D1" w:rsidRPr="00BF45D1" w:rsidDel="00425D75" w:rsidRDefault="00BF45D1" w:rsidP="00BF45D1">
      <w:pPr>
        <w:pStyle w:val="Heading3"/>
        <w:divId w:val="1665861996"/>
        <w:rPr>
          <w:del w:id="499" w:author="Retalix" w:date="2012-08-22T09:28:00Z"/>
        </w:rPr>
      </w:pPr>
      <w:del w:id="500" w:author="Retalix" w:date="2012-08-22T09:28:00Z">
        <w:r w:rsidDel="00425D75">
          <w:delText>External component</w:delText>
        </w:r>
        <w:bookmarkStart w:id="501" w:name="_Toc333398354"/>
        <w:bookmarkStart w:id="502" w:name="_Toc333401183"/>
        <w:bookmarkStart w:id="503" w:name="_Toc333401480"/>
        <w:bookmarkEnd w:id="501"/>
        <w:bookmarkEnd w:id="502"/>
        <w:bookmarkEnd w:id="503"/>
      </w:del>
    </w:p>
    <w:p w:rsidR="00307908" w:rsidRPr="00C16278" w:rsidDel="00425D75" w:rsidRDefault="00307908" w:rsidP="00F53AF3">
      <w:pPr>
        <w:pStyle w:val="BodyText"/>
        <w:numPr>
          <w:ilvl w:val="0"/>
          <w:numId w:val="37"/>
        </w:numPr>
        <w:divId w:val="1665861996"/>
        <w:rPr>
          <w:del w:id="504" w:author="Retalix" w:date="2012-08-22T09:28:00Z"/>
          <w:b/>
          <w:bCs/>
          <w:u w:val="single"/>
        </w:rPr>
      </w:pPr>
      <w:del w:id="505" w:author="Retalix" w:date="2012-08-22T09:28:00Z">
        <w:r w:rsidRPr="00C16278" w:rsidDel="00425D75">
          <w:rPr>
            <w:rFonts w:cs="Arial"/>
            <w:b/>
            <w:bCs/>
            <w:szCs w:val="20"/>
            <w:u w:val="single"/>
          </w:rPr>
          <w:delText>MaintSrv.dll</w:delText>
        </w:r>
        <w:bookmarkStart w:id="506" w:name="_Toc333398355"/>
        <w:bookmarkStart w:id="507" w:name="_Toc333401184"/>
        <w:bookmarkStart w:id="508" w:name="_Toc333401481"/>
        <w:bookmarkEnd w:id="506"/>
        <w:bookmarkEnd w:id="507"/>
        <w:bookmarkEnd w:id="508"/>
      </w:del>
    </w:p>
    <w:p w:rsidR="00307908" w:rsidRPr="00F53AF3" w:rsidDel="00425D75" w:rsidRDefault="00307908" w:rsidP="00307908">
      <w:pPr>
        <w:pStyle w:val="BodyText"/>
        <w:ind w:left="720"/>
        <w:divId w:val="1665861996"/>
        <w:rPr>
          <w:del w:id="509" w:author="Retalix" w:date="2012-08-22T09:28:00Z"/>
          <w:rFonts w:cs="Arial"/>
        </w:rPr>
      </w:pPr>
      <w:del w:id="510" w:author="Retalix" w:date="2012-08-22T09:28:00Z">
        <w:r w:rsidRPr="00034479" w:rsidDel="00425D75">
          <w:rPr>
            <w:rFonts w:cs="Arial"/>
            <w:u w:val="single"/>
          </w:rPr>
          <w:delText>Type</w:delText>
        </w:r>
        <w:r w:rsidRPr="00034479" w:rsidDel="00425D75">
          <w:rPr>
            <w:rFonts w:cs="Arial"/>
          </w:rPr>
          <w:delText>: COM component. It is implemented in Delphi.</w:delText>
        </w:r>
        <w:bookmarkStart w:id="511" w:name="_Toc333398356"/>
        <w:bookmarkStart w:id="512" w:name="_Toc333401185"/>
        <w:bookmarkStart w:id="513" w:name="_Toc333401482"/>
        <w:bookmarkEnd w:id="511"/>
        <w:bookmarkEnd w:id="512"/>
        <w:bookmarkEnd w:id="513"/>
      </w:del>
    </w:p>
    <w:p w:rsidR="00307908" w:rsidDel="00425D75" w:rsidRDefault="00307908" w:rsidP="00307908">
      <w:pPr>
        <w:pStyle w:val="BodyText"/>
        <w:ind w:left="720"/>
        <w:divId w:val="1665861996"/>
        <w:rPr>
          <w:del w:id="514" w:author="Retalix" w:date="2012-08-22T09:28:00Z"/>
          <w:rFonts w:cs="Arial"/>
        </w:rPr>
      </w:pPr>
      <w:del w:id="515" w:author="Retalix" w:date="2012-08-22T09:28:00Z">
        <w:r w:rsidRPr="00034479" w:rsidDel="00425D75">
          <w:rPr>
            <w:rFonts w:cs="Arial"/>
            <w:u w:val="single"/>
          </w:rPr>
          <w:delText>Responsibility</w:delText>
        </w:r>
        <w:r w:rsidRPr="00034479" w:rsidDel="00425D75">
          <w:rPr>
            <w:rFonts w:cs="Arial"/>
          </w:rPr>
          <w:delText xml:space="preserve">: </w:delText>
        </w:r>
        <w:r w:rsidRPr="00307908" w:rsidDel="00425D75">
          <w:delText>Applications provides site level repository maintenance</w:delText>
        </w:r>
        <w:r w:rsidDel="00425D75">
          <w:rPr>
            <w:rFonts w:cs="Arial"/>
          </w:rPr>
          <w:delText>.</w:delText>
        </w:r>
        <w:bookmarkStart w:id="516" w:name="_Toc333398357"/>
        <w:bookmarkStart w:id="517" w:name="_Toc333401186"/>
        <w:bookmarkStart w:id="518" w:name="_Toc333401483"/>
        <w:bookmarkEnd w:id="516"/>
        <w:bookmarkEnd w:id="517"/>
        <w:bookmarkEnd w:id="518"/>
      </w:del>
    </w:p>
    <w:p w:rsidR="00307908" w:rsidDel="00425D75" w:rsidRDefault="00307908" w:rsidP="00F760E0">
      <w:pPr>
        <w:pStyle w:val="BodyText"/>
        <w:ind w:left="720"/>
        <w:divId w:val="1665861996"/>
        <w:rPr>
          <w:del w:id="519" w:author="Retalix" w:date="2012-08-22T09:28:00Z"/>
          <w:rFonts w:cs="Arial"/>
          <w:szCs w:val="20"/>
        </w:rPr>
      </w:pPr>
      <w:del w:id="520" w:author="Retalix" w:date="2012-08-22T09:28:00Z">
        <w:r w:rsidDel="00425D75">
          <w:rPr>
            <w:rFonts w:cs="Arial"/>
            <w:u w:val="single"/>
          </w:rPr>
          <w:delText>Details</w:delText>
        </w:r>
        <w:r w:rsidRPr="0040167D" w:rsidDel="00425D75">
          <w:rPr>
            <w:rFonts w:cs="Arial"/>
            <w:szCs w:val="20"/>
            <w:u w:val="single"/>
          </w:rPr>
          <w:delText>:</w:delText>
        </w:r>
        <w:r w:rsidDel="00425D75">
          <w:rPr>
            <w:rFonts w:cs="Arial"/>
            <w:szCs w:val="20"/>
            <w:u w:val="single"/>
          </w:rPr>
          <w:delText xml:space="preserve"> </w:delText>
        </w:r>
        <w:r w:rsidR="00F760E0" w:rsidDel="00425D75">
          <w:rPr>
            <w:rFonts w:cs="Arial"/>
            <w:szCs w:val="20"/>
          </w:rPr>
          <w:delText>BOS component.</w:delText>
        </w:r>
        <w:bookmarkStart w:id="521" w:name="_Toc333398358"/>
        <w:bookmarkStart w:id="522" w:name="_Toc333401187"/>
        <w:bookmarkStart w:id="523" w:name="_Toc333401484"/>
        <w:bookmarkEnd w:id="521"/>
        <w:bookmarkEnd w:id="522"/>
        <w:bookmarkEnd w:id="523"/>
      </w:del>
    </w:p>
    <w:p w:rsidR="00BF45D1" w:rsidDel="00425D75" w:rsidRDefault="00BF45D1" w:rsidP="00BF45D1">
      <w:pPr>
        <w:pStyle w:val="Heading3"/>
        <w:divId w:val="1665861996"/>
        <w:rPr>
          <w:del w:id="524" w:author="Retalix" w:date="2012-08-22T09:28:00Z"/>
        </w:rPr>
      </w:pPr>
      <w:del w:id="525" w:author="Retalix" w:date="2012-08-22T09:28:00Z">
        <w:r w:rsidDel="00425D75">
          <w:delText>Connect to 3-Party component</w:delText>
        </w:r>
        <w:bookmarkStart w:id="526" w:name="_Toc333398359"/>
        <w:bookmarkStart w:id="527" w:name="_Toc333401188"/>
        <w:bookmarkStart w:id="528" w:name="_Toc333401485"/>
        <w:bookmarkEnd w:id="526"/>
        <w:bookmarkEnd w:id="527"/>
        <w:bookmarkEnd w:id="528"/>
      </w:del>
    </w:p>
    <w:p w:rsidR="00784A65" w:rsidRPr="00BF45D1" w:rsidDel="00425D75" w:rsidRDefault="00784A65" w:rsidP="00784A65">
      <w:pPr>
        <w:pStyle w:val="BodyText"/>
        <w:numPr>
          <w:ilvl w:val="0"/>
          <w:numId w:val="37"/>
        </w:numPr>
        <w:divId w:val="1665861996"/>
        <w:rPr>
          <w:del w:id="529" w:author="Retalix" w:date="2012-08-22T09:28:00Z"/>
          <w:b/>
          <w:bCs/>
          <w:highlight w:val="cyan"/>
          <w:u w:val="single"/>
        </w:rPr>
      </w:pPr>
      <w:del w:id="530" w:author="Retalix" w:date="2012-08-22T09:28:00Z">
        <w:r w:rsidDel="00425D75">
          <w:rPr>
            <w:rFonts w:cs="Arial"/>
            <w:b/>
            <w:bCs/>
            <w:szCs w:val="20"/>
            <w:highlight w:val="cyan"/>
            <w:u w:val="single"/>
          </w:rPr>
          <w:delText>POSAPI</w:delText>
        </w:r>
        <w:r w:rsidRPr="00BF45D1" w:rsidDel="00425D75">
          <w:rPr>
            <w:rFonts w:cs="Arial"/>
            <w:b/>
            <w:bCs/>
            <w:szCs w:val="20"/>
            <w:highlight w:val="cyan"/>
            <w:u w:val="single"/>
          </w:rPr>
          <w:delText>.exe</w:delText>
        </w:r>
        <w:bookmarkStart w:id="531" w:name="_Toc333398360"/>
        <w:bookmarkStart w:id="532" w:name="_Toc333401189"/>
        <w:bookmarkStart w:id="533" w:name="_Toc333401486"/>
        <w:bookmarkEnd w:id="531"/>
        <w:bookmarkEnd w:id="532"/>
        <w:bookmarkEnd w:id="533"/>
      </w:del>
    </w:p>
    <w:p w:rsidR="00784A65" w:rsidRPr="00BF45D1" w:rsidDel="00425D75" w:rsidRDefault="00784A65" w:rsidP="00784A65">
      <w:pPr>
        <w:pStyle w:val="BodyText"/>
        <w:ind w:left="720"/>
        <w:divId w:val="1665861996"/>
        <w:rPr>
          <w:del w:id="534" w:author="Retalix" w:date="2012-08-22T09:28:00Z"/>
          <w:rFonts w:cs="Arial"/>
          <w:highlight w:val="cyan"/>
        </w:rPr>
      </w:pPr>
      <w:del w:id="535" w:author="Retalix" w:date="2012-08-22T09:28:00Z">
        <w:r w:rsidRPr="00BF45D1" w:rsidDel="00425D75">
          <w:rPr>
            <w:rFonts w:cs="Arial"/>
            <w:highlight w:val="cyan"/>
            <w:u w:val="single"/>
          </w:rPr>
          <w:delText>Type</w:delText>
        </w:r>
        <w:r w:rsidRPr="00BF45D1" w:rsidDel="00425D75">
          <w:rPr>
            <w:rFonts w:cs="Arial"/>
            <w:highlight w:val="cyan"/>
          </w:rPr>
          <w:delText>: COM component. It is implemented in Delphi.</w:delText>
        </w:r>
        <w:bookmarkStart w:id="536" w:name="_Toc333398361"/>
        <w:bookmarkStart w:id="537" w:name="_Toc333401190"/>
        <w:bookmarkStart w:id="538" w:name="_Toc333401487"/>
        <w:bookmarkEnd w:id="536"/>
        <w:bookmarkEnd w:id="537"/>
        <w:bookmarkEnd w:id="538"/>
      </w:del>
    </w:p>
    <w:p w:rsidR="00784A65" w:rsidRPr="00BF45D1" w:rsidDel="00425D75" w:rsidRDefault="00784A65" w:rsidP="00784A65">
      <w:pPr>
        <w:pStyle w:val="BodyText"/>
        <w:ind w:left="720"/>
        <w:divId w:val="1665861996"/>
        <w:rPr>
          <w:del w:id="539" w:author="Retalix" w:date="2012-08-22T09:28:00Z"/>
          <w:rFonts w:cs="Arial"/>
          <w:highlight w:val="cyan"/>
        </w:rPr>
      </w:pPr>
      <w:del w:id="540" w:author="Retalix" w:date="2012-08-22T09:28:00Z">
        <w:r w:rsidRPr="00BF45D1" w:rsidDel="00425D75">
          <w:rPr>
            <w:rFonts w:cs="Arial"/>
            <w:highlight w:val="cyan"/>
            <w:u w:val="single"/>
          </w:rPr>
          <w:delText>Responsibility</w:delText>
        </w:r>
        <w:r w:rsidRPr="00BF45D1" w:rsidDel="00425D75">
          <w:rPr>
            <w:rFonts w:cs="Arial"/>
            <w:highlight w:val="cyan"/>
          </w:rPr>
          <w:delText xml:space="preserve">: </w:delText>
        </w:r>
        <w:r w:rsidRPr="00BF45D1" w:rsidDel="00425D75">
          <w:rPr>
            <w:highlight w:val="cyan"/>
          </w:rPr>
          <w:delText>A service in charge of creating the POS DB from the BO</w:delText>
        </w:r>
        <w:r w:rsidRPr="00BF45D1" w:rsidDel="00425D75">
          <w:rPr>
            <w:rFonts w:cs="Arial"/>
            <w:highlight w:val="cyan"/>
          </w:rPr>
          <w:delText>S.</w:delText>
        </w:r>
        <w:bookmarkStart w:id="541" w:name="_Toc333398362"/>
        <w:bookmarkStart w:id="542" w:name="_Toc333401191"/>
        <w:bookmarkStart w:id="543" w:name="_Toc333401488"/>
        <w:bookmarkEnd w:id="541"/>
        <w:bookmarkEnd w:id="542"/>
        <w:bookmarkEnd w:id="543"/>
      </w:del>
    </w:p>
    <w:p w:rsidR="00425D75" w:rsidDel="00425D75" w:rsidRDefault="00784A65" w:rsidP="00784A65">
      <w:pPr>
        <w:pStyle w:val="BodyText"/>
        <w:ind w:left="720"/>
        <w:divId w:val="1665861996"/>
        <w:rPr>
          <w:del w:id="544" w:author="Retalix" w:date="2012-08-22T09:28:00Z"/>
          <w:rFonts w:cs="Arial"/>
          <w:szCs w:val="20"/>
          <w:u w:val="single"/>
        </w:rPr>
      </w:pPr>
      <w:del w:id="545" w:author="Retalix" w:date="2012-08-22T09:28:00Z">
        <w:r w:rsidRPr="00BF45D1" w:rsidDel="00425D75">
          <w:rPr>
            <w:rFonts w:cs="Arial"/>
            <w:highlight w:val="cyan"/>
            <w:u w:val="single"/>
          </w:rPr>
          <w:delText>Details</w:delText>
        </w:r>
        <w:r w:rsidRPr="00BF45D1" w:rsidDel="00425D75">
          <w:rPr>
            <w:rFonts w:cs="Arial"/>
            <w:szCs w:val="20"/>
            <w:highlight w:val="cyan"/>
            <w:u w:val="single"/>
          </w:rPr>
          <w:delText xml:space="preserve">: </w:delText>
        </w:r>
        <w:r w:rsidRPr="00BF45D1" w:rsidDel="00425D75">
          <w:rPr>
            <w:rFonts w:cs="Arial"/>
            <w:szCs w:val="20"/>
            <w:highlight w:val="cyan"/>
          </w:rPr>
          <w:delText>ColdStart.docx.</w:delText>
        </w:r>
        <w:bookmarkStart w:id="546" w:name="_Toc333398363"/>
        <w:bookmarkStart w:id="547" w:name="_Toc333401192"/>
        <w:bookmarkStart w:id="548" w:name="_Toc333401489"/>
        <w:bookmarkEnd w:id="546"/>
        <w:bookmarkEnd w:id="547"/>
        <w:bookmarkEnd w:id="548"/>
      </w:del>
    </w:p>
    <w:p w:rsidR="00784A65" w:rsidDel="00425D75" w:rsidRDefault="00784A65" w:rsidP="00784A65">
      <w:pPr>
        <w:pStyle w:val="BodyText"/>
        <w:ind w:left="720"/>
        <w:divId w:val="1665861996"/>
        <w:rPr>
          <w:del w:id="549" w:author="Retalix" w:date="2012-08-22T09:28:00Z"/>
          <w:rFonts w:cs="Arial"/>
          <w:szCs w:val="20"/>
          <w:u w:val="single"/>
        </w:rPr>
      </w:pPr>
      <w:bookmarkStart w:id="550" w:name="_Toc333398364"/>
      <w:bookmarkStart w:id="551" w:name="_Toc333401193"/>
      <w:bookmarkStart w:id="552" w:name="_Toc333401490"/>
      <w:bookmarkEnd w:id="550"/>
      <w:bookmarkEnd w:id="551"/>
      <w:bookmarkEnd w:id="552"/>
    </w:p>
    <w:p w:rsidR="00784A65" w:rsidRPr="00BF45D1" w:rsidDel="00425D75" w:rsidRDefault="00784A65" w:rsidP="00784A65">
      <w:pPr>
        <w:pStyle w:val="BodyText"/>
        <w:numPr>
          <w:ilvl w:val="0"/>
          <w:numId w:val="37"/>
        </w:numPr>
        <w:divId w:val="1665861996"/>
        <w:rPr>
          <w:del w:id="553" w:author="Retalix" w:date="2012-08-22T09:28:00Z"/>
          <w:b/>
          <w:bCs/>
          <w:highlight w:val="cyan"/>
          <w:u w:val="single"/>
        </w:rPr>
      </w:pPr>
      <w:del w:id="554" w:author="Retalix" w:date="2012-08-22T09:28:00Z">
        <w:r w:rsidDel="00425D75">
          <w:rPr>
            <w:rFonts w:cs="Arial"/>
            <w:b/>
            <w:bCs/>
            <w:szCs w:val="20"/>
            <w:highlight w:val="cyan"/>
            <w:u w:val="single"/>
          </w:rPr>
          <w:delText>EServices</w:delText>
        </w:r>
        <w:r w:rsidRPr="00BF45D1" w:rsidDel="00425D75">
          <w:rPr>
            <w:rFonts w:cs="Arial"/>
            <w:b/>
            <w:bCs/>
            <w:szCs w:val="20"/>
            <w:highlight w:val="cyan"/>
            <w:u w:val="single"/>
          </w:rPr>
          <w:delText>.exe</w:delText>
        </w:r>
        <w:bookmarkStart w:id="555" w:name="_Toc333398365"/>
        <w:bookmarkStart w:id="556" w:name="_Toc333401194"/>
        <w:bookmarkStart w:id="557" w:name="_Toc333401491"/>
        <w:bookmarkEnd w:id="555"/>
        <w:bookmarkEnd w:id="556"/>
        <w:bookmarkEnd w:id="557"/>
      </w:del>
    </w:p>
    <w:p w:rsidR="00784A65" w:rsidRPr="00BF45D1" w:rsidDel="00425D75" w:rsidRDefault="00784A65" w:rsidP="00784A65">
      <w:pPr>
        <w:pStyle w:val="BodyText"/>
        <w:ind w:left="720"/>
        <w:divId w:val="1665861996"/>
        <w:rPr>
          <w:del w:id="558" w:author="Retalix" w:date="2012-08-22T09:28:00Z"/>
          <w:rFonts w:cs="Arial"/>
          <w:highlight w:val="cyan"/>
        </w:rPr>
      </w:pPr>
      <w:del w:id="559" w:author="Retalix" w:date="2012-08-22T09:28:00Z">
        <w:r w:rsidRPr="00BF45D1" w:rsidDel="00425D75">
          <w:rPr>
            <w:rFonts w:cs="Arial"/>
            <w:highlight w:val="cyan"/>
            <w:u w:val="single"/>
          </w:rPr>
          <w:delText>Type</w:delText>
        </w:r>
        <w:r w:rsidRPr="00BF45D1" w:rsidDel="00425D75">
          <w:rPr>
            <w:rFonts w:cs="Arial"/>
            <w:highlight w:val="cyan"/>
          </w:rPr>
          <w:delText>: COM component. It is implemented in Delphi.</w:delText>
        </w:r>
        <w:bookmarkStart w:id="560" w:name="_Toc333398366"/>
        <w:bookmarkStart w:id="561" w:name="_Toc333401195"/>
        <w:bookmarkStart w:id="562" w:name="_Toc333401492"/>
        <w:bookmarkEnd w:id="560"/>
        <w:bookmarkEnd w:id="561"/>
        <w:bookmarkEnd w:id="562"/>
      </w:del>
    </w:p>
    <w:p w:rsidR="00784A65" w:rsidRPr="00BF45D1" w:rsidDel="00425D75" w:rsidRDefault="00784A65" w:rsidP="00784A65">
      <w:pPr>
        <w:pStyle w:val="BodyText"/>
        <w:ind w:left="720"/>
        <w:divId w:val="1665861996"/>
        <w:rPr>
          <w:del w:id="563" w:author="Retalix" w:date="2012-08-22T09:28:00Z"/>
          <w:rFonts w:cs="Arial"/>
          <w:highlight w:val="cyan"/>
        </w:rPr>
      </w:pPr>
      <w:del w:id="564" w:author="Retalix" w:date="2012-08-22T09:28:00Z">
        <w:r w:rsidRPr="00BF45D1" w:rsidDel="00425D75">
          <w:rPr>
            <w:rFonts w:cs="Arial"/>
            <w:highlight w:val="cyan"/>
            <w:u w:val="single"/>
          </w:rPr>
          <w:delText>Responsibility</w:delText>
        </w:r>
        <w:r w:rsidRPr="00BF45D1" w:rsidDel="00425D75">
          <w:rPr>
            <w:rFonts w:cs="Arial"/>
            <w:highlight w:val="cyan"/>
          </w:rPr>
          <w:delText xml:space="preserve">: </w:delText>
        </w:r>
        <w:r w:rsidRPr="00BF45D1" w:rsidDel="00425D75">
          <w:rPr>
            <w:highlight w:val="cyan"/>
          </w:rPr>
          <w:delText>A service in charge of creating the POS DB from the BO</w:delText>
        </w:r>
        <w:r w:rsidRPr="00BF45D1" w:rsidDel="00425D75">
          <w:rPr>
            <w:rFonts w:cs="Arial"/>
            <w:highlight w:val="cyan"/>
          </w:rPr>
          <w:delText>S.</w:delText>
        </w:r>
        <w:bookmarkStart w:id="565" w:name="_Toc333398367"/>
        <w:bookmarkStart w:id="566" w:name="_Toc333401196"/>
        <w:bookmarkStart w:id="567" w:name="_Toc333401493"/>
        <w:bookmarkEnd w:id="565"/>
        <w:bookmarkEnd w:id="566"/>
        <w:bookmarkEnd w:id="567"/>
      </w:del>
    </w:p>
    <w:p w:rsidR="00425D75" w:rsidDel="00425D75" w:rsidRDefault="00784A65" w:rsidP="00784A65">
      <w:pPr>
        <w:pStyle w:val="BodyText"/>
        <w:ind w:left="720"/>
        <w:divId w:val="1665861996"/>
        <w:rPr>
          <w:del w:id="568" w:author="Retalix" w:date="2012-08-22T09:28:00Z"/>
          <w:rFonts w:cs="Arial"/>
          <w:szCs w:val="20"/>
          <w:u w:val="single"/>
        </w:rPr>
      </w:pPr>
      <w:del w:id="569" w:author="Retalix" w:date="2012-08-22T09:28:00Z">
        <w:r w:rsidRPr="00BF45D1" w:rsidDel="00425D75">
          <w:rPr>
            <w:rFonts w:cs="Arial"/>
            <w:highlight w:val="cyan"/>
            <w:u w:val="single"/>
          </w:rPr>
          <w:delText>Details</w:delText>
        </w:r>
        <w:r w:rsidRPr="00BF45D1" w:rsidDel="00425D75">
          <w:rPr>
            <w:rFonts w:cs="Arial"/>
            <w:szCs w:val="20"/>
            <w:highlight w:val="cyan"/>
            <w:u w:val="single"/>
          </w:rPr>
          <w:delText xml:space="preserve">: </w:delText>
        </w:r>
        <w:r w:rsidRPr="00BF45D1" w:rsidDel="00425D75">
          <w:rPr>
            <w:rFonts w:cs="Arial"/>
            <w:szCs w:val="20"/>
            <w:highlight w:val="cyan"/>
          </w:rPr>
          <w:delText>ColdStart.docx.</w:delText>
        </w:r>
        <w:bookmarkStart w:id="570" w:name="_Toc333398368"/>
        <w:bookmarkStart w:id="571" w:name="_Toc333401197"/>
        <w:bookmarkStart w:id="572" w:name="_Toc333401494"/>
        <w:bookmarkEnd w:id="570"/>
        <w:bookmarkEnd w:id="571"/>
        <w:bookmarkEnd w:id="572"/>
      </w:del>
    </w:p>
    <w:p w:rsidR="00BF45D1" w:rsidRPr="00BF45D1" w:rsidDel="00784A65" w:rsidRDefault="00BF45D1" w:rsidP="00BF45D1">
      <w:pPr>
        <w:pStyle w:val="BodyText"/>
        <w:numPr>
          <w:ilvl w:val="0"/>
          <w:numId w:val="37"/>
        </w:numPr>
        <w:divId w:val="1665861996"/>
        <w:rPr>
          <w:del w:id="573" w:author="Retalix" w:date="2012-08-19T16:48:00Z"/>
          <w:highlight w:val="cyan"/>
        </w:rPr>
      </w:pPr>
      <w:del w:id="574" w:author="Retalix" w:date="2012-08-19T16:48:00Z">
        <w:r w:rsidRPr="00BF45D1" w:rsidDel="00784A65">
          <w:rPr>
            <w:b/>
            <w:bCs/>
            <w:highlight w:val="cyan"/>
            <w:u w:val="single"/>
          </w:rPr>
          <w:delText>OPOS</w:delText>
        </w:r>
        <w:bookmarkStart w:id="575" w:name="_Toc333398369"/>
        <w:bookmarkStart w:id="576" w:name="_Toc333401198"/>
        <w:bookmarkStart w:id="577" w:name="_Toc333401495"/>
        <w:bookmarkEnd w:id="575"/>
        <w:bookmarkEnd w:id="576"/>
        <w:bookmarkEnd w:id="577"/>
      </w:del>
    </w:p>
    <w:p w:rsidR="00BF45D1" w:rsidRPr="00BF45D1" w:rsidDel="00784A65" w:rsidRDefault="00BF45D1" w:rsidP="00BF45D1">
      <w:pPr>
        <w:pStyle w:val="BodyText"/>
        <w:ind w:left="720"/>
        <w:divId w:val="1665861996"/>
        <w:rPr>
          <w:del w:id="578" w:author="Retalix" w:date="2012-08-19T16:48:00Z"/>
          <w:rFonts w:cs="Arial"/>
          <w:szCs w:val="20"/>
          <w:highlight w:val="cyan"/>
          <w:u w:val="single"/>
        </w:rPr>
      </w:pPr>
      <w:del w:id="579" w:author="Retalix" w:date="2012-08-19T16:48:00Z">
        <w:r w:rsidRPr="00BF45D1" w:rsidDel="00784A65">
          <w:rPr>
            <w:rFonts w:cs="Arial"/>
            <w:highlight w:val="cyan"/>
            <w:u w:val="single"/>
          </w:rPr>
          <w:delText>Responsibility</w:delText>
        </w:r>
        <w:r w:rsidRPr="00BF45D1" w:rsidDel="00784A65">
          <w:rPr>
            <w:rFonts w:cs="Arial"/>
            <w:highlight w:val="cyan"/>
          </w:rPr>
          <w:delText xml:space="preserve">: </w:delText>
        </w:r>
        <w:bookmarkStart w:id="580" w:name="_Toc333398370"/>
        <w:bookmarkStart w:id="581" w:name="_Toc333401199"/>
        <w:bookmarkStart w:id="582" w:name="_Toc333401496"/>
        <w:bookmarkEnd w:id="580"/>
        <w:bookmarkEnd w:id="581"/>
        <w:bookmarkEnd w:id="582"/>
      </w:del>
    </w:p>
    <w:p w:rsidR="00BF45D1" w:rsidDel="00784A65" w:rsidRDefault="00BF45D1" w:rsidP="00BF45D1">
      <w:pPr>
        <w:pStyle w:val="BodyText"/>
        <w:ind w:left="720"/>
        <w:divId w:val="1665861996"/>
        <w:rPr>
          <w:del w:id="583" w:author="Retalix" w:date="2012-08-19T16:48:00Z"/>
          <w:rFonts w:cs="Arial"/>
          <w:szCs w:val="20"/>
        </w:rPr>
      </w:pPr>
      <w:ins w:id="584" w:author="Dariia Iurkova" w:date="2012-08-15T18:12:00Z">
        <w:del w:id="585" w:author="Retalix" w:date="2012-08-19T16:48:00Z">
          <w:r w:rsidRPr="00BF45D1" w:rsidDel="00784A65">
            <w:rPr>
              <w:rFonts w:cs="Arial"/>
              <w:szCs w:val="20"/>
              <w:highlight w:val="cyan"/>
              <w:u w:val="single"/>
            </w:rPr>
            <w:delText>Details:</w:delText>
          </w:r>
          <w:r w:rsidRPr="00BF45D1" w:rsidDel="00784A65">
            <w:rPr>
              <w:rFonts w:cs="Arial"/>
              <w:szCs w:val="20"/>
              <w:highlight w:val="cyan"/>
            </w:rPr>
            <w:delText xml:space="preserve"> </w:delText>
          </w:r>
        </w:del>
      </w:ins>
      <w:del w:id="586" w:author="Retalix" w:date="2012-08-19T16:48:00Z">
        <w:r w:rsidRPr="00BF45D1" w:rsidDel="00784A65">
          <w:rPr>
            <w:rFonts w:cs="Arial"/>
            <w:szCs w:val="20"/>
            <w:highlight w:val="cyan"/>
          </w:rPr>
          <w:delText>Outsource component.</w:delText>
        </w:r>
        <w:bookmarkStart w:id="587" w:name="_Toc333398371"/>
        <w:bookmarkStart w:id="588" w:name="_Toc333401200"/>
        <w:bookmarkStart w:id="589" w:name="_Toc333401497"/>
        <w:bookmarkEnd w:id="587"/>
        <w:bookmarkEnd w:id="588"/>
        <w:bookmarkEnd w:id="589"/>
      </w:del>
    </w:p>
    <w:p w:rsidR="00BF45D1" w:rsidDel="00784A65" w:rsidRDefault="00BF45D1" w:rsidP="00BF45D1">
      <w:pPr>
        <w:pStyle w:val="BodyText"/>
        <w:ind w:left="720"/>
        <w:divId w:val="1665861996"/>
        <w:rPr>
          <w:del w:id="590" w:author="Retalix" w:date="2012-08-19T16:48:00Z"/>
          <w:rFonts w:cs="Arial"/>
          <w:szCs w:val="20"/>
        </w:rPr>
      </w:pPr>
      <w:bookmarkStart w:id="591" w:name="_Toc333398372"/>
      <w:bookmarkStart w:id="592" w:name="_Toc333401201"/>
      <w:bookmarkStart w:id="593" w:name="_Toc333401498"/>
      <w:bookmarkEnd w:id="591"/>
      <w:bookmarkEnd w:id="592"/>
      <w:bookmarkEnd w:id="593"/>
    </w:p>
    <w:p w:rsidR="00BF45D1" w:rsidRPr="00BF45D1" w:rsidDel="00784A65" w:rsidRDefault="00BF45D1" w:rsidP="00BF45D1">
      <w:pPr>
        <w:pStyle w:val="BodyText"/>
        <w:numPr>
          <w:ilvl w:val="0"/>
          <w:numId w:val="37"/>
        </w:numPr>
        <w:divId w:val="1665861996"/>
        <w:rPr>
          <w:del w:id="594" w:author="Retalix" w:date="2012-08-19T16:48:00Z"/>
          <w:highlight w:val="cyan"/>
        </w:rPr>
      </w:pPr>
      <w:del w:id="595" w:author="Retalix" w:date="2012-08-19T16:48:00Z">
        <w:r w:rsidRPr="00BF45D1" w:rsidDel="00784A65">
          <w:rPr>
            <w:b/>
            <w:bCs/>
            <w:highlight w:val="cyan"/>
            <w:u w:val="single"/>
          </w:rPr>
          <w:delText>OPOS</w:delText>
        </w:r>
        <w:bookmarkStart w:id="596" w:name="_Toc333398373"/>
        <w:bookmarkStart w:id="597" w:name="_Toc333401202"/>
        <w:bookmarkStart w:id="598" w:name="_Toc333401499"/>
        <w:bookmarkEnd w:id="596"/>
        <w:bookmarkEnd w:id="597"/>
        <w:bookmarkEnd w:id="598"/>
      </w:del>
    </w:p>
    <w:p w:rsidR="00BF45D1" w:rsidRPr="00BF45D1" w:rsidDel="00784A65" w:rsidRDefault="00BF45D1" w:rsidP="00BF45D1">
      <w:pPr>
        <w:pStyle w:val="BodyText"/>
        <w:ind w:left="720"/>
        <w:divId w:val="1665861996"/>
        <w:rPr>
          <w:del w:id="599" w:author="Retalix" w:date="2012-08-19T16:48:00Z"/>
          <w:rFonts w:cs="Arial"/>
          <w:szCs w:val="20"/>
          <w:highlight w:val="cyan"/>
          <w:u w:val="single"/>
        </w:rPr>
      </w:pPr>
      <w:del w:id="600" w:author="Retalix" w:date="2012-08-19T16:48:00Z">
        <w:r w:rsidRPr="00BF45D1" w:rsidDel="00784A65">
          <w:rPr>
            <w:rFonts w:cs="Arial"/>
            <w:highlight w:val="cyan"/>
            <w:u w:val="single"/>
          </w:rPr>
          <w:delText>Responsibility</w:delText>
        </w:r>
        <w:r w:rsidRPr="00BF45D1" w:rsidDel="00784A65">
          <w:rPr>
            <w:rFonts w:cs="Arial"/>
            <w:highlight w:val="cyan"/>
          </w:rPr>
          <w:delText xml:space="preserve">: </w:delText>
        </w:r>
        <w:bookmarkStart w:id="601" w:name="_Toc333398374"/>
        <w:bookmarkStart w:id="602" w:name="_Toc333401203"/>
        <w:bookmarkStart w:id="603" w:name="_Toc333401500"/>
        <w:bookmarkEnd w:id="601"/>
        <w:bookmarkEnd w:id="602"/>
        <w:bookmarkEnd w:id="603"/>
      </w:del>
    </w:p>
    <w:p w:rsidR="00BF45D1" w:rsidDel="00784A65" w:rsidRDefault="00BF45D1" w:rsidP="00BF45D1">
      <w:pPr>
        <w:pStyle w:val="BodyText"/>
        <w:ind w:left="720"/>
        <w:divId w:val="1665861996"/>
        <w:rPr>
          <w:del w:id="604" w:author="Retalix" w:date="2012-08-19T16:48:00Z"/>
          <w:rFonts w:cs="Arial"/>
          <w:szCs w:val="20"/>
        </w:rPr>
      </w:pPr>
      <w:ins w:id="605" w:author="Dariia Iurkova" w:date="2012-08-15T18:12:00Z">
        <w:del w:id="606" w:author="Retalix" w:date="2012-08-19T16:48:00Z">
          <w:r w:rsidRPr="00BF45D1" w:rsidDel="00784A65">
            <w:rPr>
              <w:rFonts w:cs="Arial"/>
              <w:szCs w:val="20"/>
              <w:highlight w:val="cyan"/>
              <w:u w:val="single"/>
            </w:rPr>
            <w:delText>Details:</w:delText>
          </w:r>
          <w:r w:rsidRPr="00BF45D1" w:rsidDel="00784A65">
            <w:rPr>
              <w:rFonts w:cs="Arial"/>
              <w:szCs w:val="20"/>
              <w:highlight w:val="cyan"/>
            </w:rPr>
            <w:delText xml:space="preserve"> </w:delText>
          </w:r>
        </w:del>
      </w:ins>
      <w:del w:id="607" w:author="Retalix" w:date="2012-08-19T16:48:00Z">
        <w:r w:rsidRPr="00BF45D1" w:rsidDel="00784A65">
          <w:rPr>
            <w:rFonts w:cs="Arial"/>
            <w:szCs w:val="20"/>
            <w:highlight w:val="cyan"/>
          </w:rPr>
          <w:delText>Outsource component.</w:delText>
        </w:r>
        <w:bookmarkStart w:id="608" w:name="_Toc333398375"/>
        <w:bookmarkStart w:id="609" w:name="_Toc333401204"/>
        <w:bookmarkStart w:id="610" w:name="_Toc333401501"/>
        <w:bookmarkEnd w:id="608"/>
        <w:bookmarkEnd w:id="609"/>
        <w:bookmarkEnd w:id="610"/>
      </w:del>
    </w:p>
    <w:p w:rsidR="00BF45D1" w:rsidDel="00425D75" w:rsidRDefault="00BF45D1" w:rsidP="00BF45D1">
      <w:pPr>
        <w:pStyle w:val="BodyText"/>
        <w:ind w:left="720"/>
        <w:divId w:val="1665861996"/>
        <w:rPr>
          <w:del w:id="611" w:author="Retalix" w:date="2012-08-22T09:28:00Z"/>
          <w:rFonts w:cs="Arial"/>
          <w:szCs w:val="20"/>
        </w:rPr>
      </w:pPr>
      <w:bookmarkStart w:id="612" w:name="_Toc333398376"/>
      <w:bookmarkStart w:id="613" w:name="_Toc333401205"/>
      <w:bookmarkStart w:id="614" w:name="_Toc333401502"/>
      <w:bookmarkEnd w:id="612"/>
      <w:bookmarkEnd w:id="613"/>
      <w:bookmarkEnd w:id="614"/>
    </w:p>
    <w:p w:rsidR="00307908" w:rsidDel="00425D75" w:rsidRDefault="00BF45D1" w:rsidP="00BF45D1">
      <w:pPr>
        <w:pStyle w:val="Heading3"/>
        <w:divId w:val="1665861996"/>
        <w:rPr>
          <w:del w:id="615" w:author="Retalix" w:date="2012-08-22T09:28:00Z"/>
        </w:rPr>
      </w:pPr>
      <w:del w:id="616" w:author="Retalix" w:date="2012-08-22T09:28:00Z">
        <w:r w:rsidDel="00425D75">
          <w:delText>3-Party component</w:delText>
        </w:r>
        <w:bookmarkStart w:id="617" w:name="_Toc333398377"/>
        <w:bookmarkStart w:id="618" w:name="_Toc333401206"/>
        <w:bookmarkStart w:id="619" w:name="_Toc333401503"/>
        <w:bookmarkEnd w:id="617"/>
        <w:bookmarkEnd w:id="618"/>
        <w:bookmarkEnd w:id="619"/>
      </w:del>
    </w:p>
    <w:p w:rsidR="00BF45D1" w:rsidRPr="00BF45D1" w:rsidDel="00425D75" w:rsidRDefault="00BF45D1" w:rsidP="00BF45D1">
      <w:pPr>
        <w:pStyle w:val="BodyText"/>
        <w:divId w:val="1665861996"/>
        <w:rPr>
          <w:del w:id="620" w:author="Retalix" w:date="2012-08-22T09:28:00Z"/>
        </w:rPr>
      </w:pPr>
      <w:bookmarkStart w:id="621" w:name="_Toc333398378"/>
      <w:bookmarkStart w:id="622" w:name="_Toc333401207"/>
      <w:bookmarkStart w:id="623" w:name="_Toc333401504"/>
      <w:bookmarkEnd w:id="621"/>
      <w:bookmarkEnd w:id="622"/>
      <w:bookmarkEnd w:id="623"/>
    </w:p>
    <w:p w:rsidR="003402D9" w:rsidDel="00425D75" w:rsidRDefault="003402D9" w:rsidP="00F53AF3">
      <w:pPr>
        <w:pStyle w:val="BodyText"/>
        <w:numPr>
          <w:ilvl w:val="0"/>
          <w:numId w:val="37"/>
        </w:numPr>
        <w:divId w:val="1665861996"/>
        <w:rPr>
          <w:del w:id="624" w:author="Retalix" w:date="2012-08-22T09:28:00Z"/>
        </w:rPr>
      </w:pPr>
      <w:del w:id="625" w:author="Retalix" w:date="2012-08-22T09:28:00Z">
        <w:r w:rsidRPr="002D0934" w:rsidDel="00425D75">
          <w:rPr>
            <w:b/>
            <w:bCs/>
            <w:u w:val="single"/>
          </w:rPr>
          <w:delText>Stdvcl40.dll</w:delText>
        </w:r>
        <w:r w:rsidDel="00425D75">
          <w:delText xml:space="preserve"> </w:delText>
        </w:r>
        <w:bookmarkStart w:id="626" w:name="_Toc333398379"/>
        <w:bookmarkStart w:id="627" w:name="_Toc333401208"/>
        <w:bookmarkStart w:id="628" w:name="_Toc333401505"/>
        <w:bookmarkEnd w:id="626"/>
        <w:bookmarkEnd w:id="627"/>
        <w:bookmarkEnd w:id="628"/>
      </w:del>
    </w:p>
    <w:p w:rsidR="00F53AF3" w:rsidDel="00425D75" w:rsidRDefault="00F53AF3" w:rsidP="00F53AF3">
      <w:pPr>
        <w:pStyle w:val="BodyText"/>
        <w:ind w:left="720"/>
        <w:divId w:val="1665861996"/>
        <w:rPr>
          <w:del w:id="629" w:author="Retalix" w:date="2012-08-22T09:28:00Z"/>
          <w:rFonts w:cs="Arial"/>
        </w:rPr>
      </w:pPr>
      <w:del w:id="630" w:author="Retalix" w:date="2012-08-22T09:28:00Z">
        <w:r w:rsidRPr="00034479" w:rsidDel="00425D75">
          <w:rPr>
            <w:rFonts w:cs="Arial"/>
            <w:u w:val="single"/>
          </w:rPr>
          <w:delText>Responsibility</w:delText>
        </w:r>
        <w:r w:rsidRPr="00034479" w:rsidDel="00425D75">
          <w:rPr>
            <w:rFonts w:cs="Arial"/>
          </w:rPr>
          <w:delText xml:space="preserve">: </w:delText>
        </w:r>
        <w:r w:rsidDel="00425D75">
          <w:delText>Use to ActiveX</w:delText>
        </w:r>
        <w:r w:rsidDel="00425D75">
          <w:rPr>
            <w:rFonts w:cs="Arial"/>
          </w:rPr>
          <w:delText>.</w:delText>
        </w:r>
        <w:bookmarkStart w:id="631" w:name="_Toc333398380"/>
        <w:bookmarkStart w:id="632" w:name="_Toc333401209"/>
        <w:bookmarkStart w:id="633" w:name="_Toc333401506"/>
        <w:bookmarkEnd w:id="631"/>
        <w:bookmarkEnd w:id="632"/>
        <w:bookmarkEnd w:id="633"/>
      </w:del>
    </w:p>
    <w:p w:rsidR="00F53AF3" w:rsidDel="00425D75" w:rsidRDefault="00F53AF3" w:rsidP="00F53AF3">
      <w:pPr>
        <w:pStyle w:val="BodyText"/>
        <w:ind w:left="720"/>
        <w:divId w:val="1665861996"/>
        <w:rPr>
          <w:del w:id="634" w:author="Retalix" w:date="2012-08-22T09:28:00Z"/>
          <w:rFonts w:cs="Arial"/>
          <w:szCs w:val="20"/>
        </w:rPr>
      </w:pPr>
      <w:del w:id="635" w:author="Retalix" w:date="2012-08-22T09:28:00Z">
        <w:r w:rsidRPr="00034479" w:rsidDel="00425D75">
          <w:rPr>
            <w:rFonts w:cs="Arial"/>
            <w:szCs w:val="20"/>
            <w:u w:val="single"/>
          </w:rPr>
          <w:delText>Details:</w:delText>
        </w:r>
        <w:r w:rsidRPr="00034479" w:rsidDel="00425D75">
          <w:rPr>
            <w:rFonts w:cs="Arial"/>
            <w:szCs w:val="20"/>
          </w:rPr>
          <w:delText xml:space="preserve"> </w:delText>
        </w:r>
        <w:r w:rsidDel="00425D75">
          <w:rPr>
            <w:rFonts w:cs="Arial"/>
            <w:szCs w:val="20"/>
          </w:rPr>
          <w:delText>Outsource component.</w:delText>
        </w:r>
        <w:bookmarkStart w:id="636" w:name="_Toc333398381"/>
        <w:bookmarkStart w:id="637" w:name="_Toc333401210"/>
        <w:bookmarkStart w:id="638" w:name="_Toc333401507"/>
        <w:bookmarkEnd w:id="636"/>
        <w:bookmarkEnd w:id="637"/>
        <w:bookmarkEnd w:id="638"/>
      </w:del>
    </w:p>
    <w:p w:rsidR="00F53AF3" w:rsidRPr="00F53AF3" w:rsidDel="00425D75" w:rsidRDefault="00F53AF3" w:rsidP="00F53AF3">
      <w:pPr>
        <w:pStyle w:val="BodyText"/>
        <w:ind w:left="720"/>
        <w:divId w:val="1665861996"/>
        <w:rPr>
          <w:del w:id="639" w:author="Retalix" w:date="2012-08-22T09:28:00Z"/>
          <w:b/>
          <w:bCs/>
        </w:rPr>
      </w:pPr>
      <w:bookmarkStart w:id="640" w:name="_Toc333398382"/>
      <w:bookmarkStart w:id="641" w:name="_Toc333401211"/>
      <w:bookmarkStart w:id="642" w:name="_Toc333401508"/>
      <w:bookmarkEnd w:id="640"/>
      <w:bookmarkEnd w:id="641"/>
      <w:bookmarkEnd w:id="642"/>
    </w:p>
    <w:p w:rsidR="003402D9" w:rsidDel="00425D75" w:rsidRDefault="003402D9" w:rsidP="003402D9">
      <w:pPr>
        <w:pStyle w:val="BodyText"/>
        <w:numPr>
          <w:ilvl w:val="0"/>
          <w:numId w:val="37"/>
        </w:numPr>
        <w:divId w:val="1665861996"/>
        <w:rPr>
          <w:del w:id="643" w:author="Retalix" w:date="2012-08-22T09:28:00Z"/>
        </w:rPr>
      </w:pPr>
      <w:del w:id="644" w:author="Retalix" w:date="2012-08-22T09:28:00Z">
        <w:r w:rsidRPr="002D0934" w:rsidDel="00425D75">
          <w:rPr>
            <w:b/>
            <w:bCs/>
            <w:u w:val="single"/>
          </w:rPr>
          <w:delText>Midas.dll</w:delText>
        </w:r>
        <w:r w:rsidR="00F53AF3" w:rsidDel="00425D75">
          <w:delText xml:space="preserve"> </w:delText>
        </w:r>
        <w:bookmarkStart w:id="645" w:name="_Toc333398383"/>
        <w:bookmarkStart w:id="646" w:name="_Toc333401212"/>
        <w:bookmarkStart w:id="647" w:name="_Toc333401509"/>
        <w:bookmarkEnd w:id="645"/>
        <w:bookmarkEnd w:id="646"/>
        <w:bookmarkEnd w:id="647"/>
      </w:del>
    </w:p>
    <w:p w:rsidR="00F53AF3" w:rsidDel="00425D75" w:rsidRDefault="00F53AF3" w:rsidP="00F53AF3">
      <w:pPr>
        <w:pStyle w:val="BodyText"/>
        <w:ind w:left="720"/>
        <w:divId w:val="1665861996"/>
        <w:rPr>
          <w:del w:id="648" w:author="Retalix" w:date="2012-08-22T09:28:00Z"/>
          <w:rFonts w:cs="Arial"/>
        </w:rPr>
      </w:pPr>
      <w:del w:id="649" w:author="Retalix" w:date="2012-08-22T09:28:00Z">
        <w:r w:rsidRPr="00034479" w:rsidDel="00425D75">
          <w:rPr>
            <w:rFonts w:cs="Arial"/>
            <w:u w:val="single"/>
          </w:rPr>
          <w:delText>Responsibility</w:delText>
        </w:r>
        <w:r w:rsidRPr="00034479" w:rsidDel="00425D75">
          <w:rPr>
            <w:rFonts w:cs="Arial"/>
          </w:rPr>
          <w:delText xml:space="preserve">: </w:delText>
        </w:r>
        <w:r w:rsidDel="00425D75">
          <w:delText>Necessary</w:delText>
        </w:r>
        <w:r w:rsidRPr="00286C6B" w:rsidDel="00425D75">
          <w:delText xml:space="preserve"> </w:delText>
        </w:r>
        <w:r w:rsidDel="00425D75">
          <w:delText>to work with ClientDataSet</w:delText>
        </w:r>
        <w:r w:rsidDel="00425D75">
          <w:rPr>
            <w:rFonts w:cs="Arial"/>
          </w:rPr>
          <w:delText>.</w:delText>
        </w:r>
        <w:bookmarkStart w:id="650" w:name="_Toc333398384"/>
        <w:bookmarkStart w:id="651" w:name="_Toc333401213"/>
        <w:bookmarkStart w:id="652" w:name="_Toc333401510"/>
        <w:bookmarkEnd w:id="650"/>
        <w:bookmarkEnd w:id="651"/>
        <w:bookmarkEnd w:id="652"/>
      </w:del>
    </w:p>
    <w:p w:rsidR="00F53AF3" w:rsidDel="00425D75" w:rsidRDefault="00F53AF3" w:rsidP="00F53AF3">
      <w:pPr>
        <w:pStyle w:val="BodyText"/>
        <w:ind w:left="720"/>
        <w:divId w:val="1665861996"/>
        <w:rPr>
          <w:del w:id="653" w:author="Retalix" w:date="2012-08-22T09:28:00Z"/>
          <w:rFonts w:cs="Arial"/>
          <w:szCs w:val="20"/>
        </w:rPr>
      </w:pPr>
      <w:del w:id="654" w:author="Retalix" w:date="2012-08-22T09:28:00Z">
        <w:r w:rsidRPr="00034479" w:rsidDel="00425D75">
          <w:rPr>
            <w:rFonts w:cs="Arial"/>
            <w:szCs w:val="20"/>
            <w:u w:val="single"/>
          </w:rPr>
          <w:delText>Details:</w:delText>
        </w:r>
        <w:r w:rsidRPr="00034479" w:rsidDel="00425D75">
          <w:rPr>
            <w:rFonts w:cs="Arial"/>
            <w:szCs w:val="20"/>
          </w:rPr>
          <w:delText xml:space="preserve"> </w:delText>
        </w:r>
        <w:r w:rsidDel="00425D75">
          <w:rPr>
            <w:rFonts w:cs="Arial"/>
            <w:szCs w:val="20"/>
          </w:rPr>
          <w:delText>Outsource component.</w:delText>
        </w:r>
        <w:bookmarkStart w:id="655" w:name="_Toc333398385"/>
        <w:bookmarkStart w:id="656" w:name="_Toc333401214"/>
        <w:bookmarkStart w:id="657" w:name="_Toc333401511"/>
        <w:bookmarkEnd w:id="655"/>
        <w:bookmarkEnd w:id="656"/>
        <w:bookmarkEnd w:id="657"/>
      </w:del>
    </w:p>
    <w:p w:rsidR="00625F6C" w:rsidRPr="00716D22" w:rsidDel="00425D75" w:rsidRDefault="00625F6C" w:rsidP="00716D22">
      <w:pPr>
        <w:pStyle w:val="BodyText"/>
        <w:ind w:left="720"/>
        <w:divId w:val="1665861996"/>
        <w:rPr>
          <w:del w:id="658" w:author="Retalix" w:date="2012-08-22T09:28:00Z"/>
        </w:rPr>
      </w:pPr>
      <w:bookmarkStart w:id="659" w:name="_Toc333398386"/>
      <w:bookmarkStart w:id="660" w:name="_Toc333401215"/>
      <w:bookmarkStart w:id="661" w:name="_Toc333401512"/>
      <w:bookmarkEnd w:id="659"/>
      <w:bookmarkEnd w:id="660"/>
      <w:bookmarkEnd w:id="661"/>
    </w:p>
    <w:p w:rsidR="003402D9" w:rsidDel="00425D75" w:rsidRDefault="003402D9" w:rsidP="003402D9">
      <w:pPr>
        <w:pStyle w:val="BodyText"/>
        <w:numPr>
          <w:ilvl w:val="0"/>
          <w:numId w:val="37"/>
        </w:numPr>
        <w:divId w:val="1665861996"/>
        <w:rPr>
          <w:del w:id="662" w:author="Retalix" w:date="2012-08-22T09:28:00Z"/>
        </w:rPr>
      </w:pPr>
      <w:del w:id="663" w:author="Retalix" w:date="2012-08-22T09:28:00Z">
        <w:r w:rsidRPr="002D0934" w:rsidDel="00425D75">
          <w:rPr>
            <w:b/>
            <w:bCs/>
            <w:u w:val="single"/>
          </w:rPr>
          <w:delText>Tutil32.dll</w:delText>
        </w:r>
        <w:r w:rsidR="00F53AF3" w:rsidDel="00425D75">
          <w:delText xml:space="preserve"> </w:delText>
        </w:r>
        <w:bookmarkStart w:id="664" w:name="_Toc333398387"/>
        <w:bookmarkStart w:id="665" w:name="_Toc333401216"/>
        <w:bookmarkStart w:id="666" w:name="_Toc333401513"/>
        <w:bookmarkEnd w:id="664"/>
        <w:bookmarkEnd w:id="665"/>
        <w:bookmarkEnd w:id="666"/>
      </w:del>
    </w:p>
    <w:p w:rsidR="00F53AF3" w:rsidDel="00425D75" w:rsidRDefault="00F53AF3" w:rsidP="00F53AF3">
      <w:pPr>
        <w:pStyle w:val="BodyText"/>
        <w:ind w:left="720"/>
        <w:divId w:val="1665861996"/>
        <w:rPr>
          <w:del w:id="667" w:author="Retalix" w:date="2012-08-22T09:28:00Z"/>
          <w:rFonts w:cs="Arial"/>
        </w:rPr>
      </w:pPr>
      <w:del w:id="668" w:author="Retalix" w:date="2012-08-22T09:28:00Z">
        <w:r w:rsidRPr="00034479" w:rsidDel="00425D75">
          <w:rPr>
            <w:rFonts w:cs="Arial"/>
            <w:u w:val="single"/>
          </w:rPr>
          <w:delText>Responsibility</w:delText>
        </w:r>
        <w:r w:rsidRPr="00034479" w:rsidDel="00425D75">
          <w:rPr>
            <w:rFonts w:cs="Arial"/>
          </w:rPr>
          <w:delText xml:space="preserve">: </w:delText>
        </w:r>
        <w:r w:rsidDel="00425D75">
          <w:delText>Necessary</w:delText>
        </w:r>
        <w:r w:rsidRPr="00286C6B" w:rsidDel="00425D75">
          <w:delText xml:space="preserve"> </w:delText>
        </w:r>
        <w:r w:rsidDel="00425D75">
          <w:delText>to work with POSVerify</w:delText>
        </w:r>
        <w:r w:rsidDel="00425D75">
          <w:rPr>
            <w:rFonts w:cs="Arial"/>
          </w:rPr>
          <w:delText>.</w:delText>
        </w:r>
        <w:bookmarkStart w:id="669" w:name="_Toc333398388"/>
        <w:bookmarkStart w:id="670" w:name="_Toc333401217"/>
        <w:bookmarkStart w:id="671" w:name="_Toc333401514"/>
        <w:bookmarkEnd w:id="669"/>
        <w:bookmarkEnd w:id="670"/>
        <w:bookmarkEnd w:id="671"/>
      </w:del>
    </w:p>
    <w:p w:rsidR="00F53AF3" w:rsidDel="00425D75" w:rsidRDefault="00F53AF3" w:rsidP="00F53AF3">
      <w:pPr>
        <w:pStyle w:val="BodyText"/>
        <w:ind w:left="720"/>
        <w:divId w:val="1665861996"/>
        <w:rPr>
          <w:del w:id="672" w:author="Retalix" w:date="2012-08-22T09:28:00Z"/>
          <w:rFonts w:cs="Arial"/>
          <w:szCs w:val="20"/>
        </w:rPr>
      </w:pPr>
      <w:del w:id="673" w:author="Retalix" w:date="2012-08-22T09:28:00Z">
        <w:r w:rsidRPr="00034479" w:rsidDel="00425D75">
          <w:rPr>
            <w:rFonts w:cs="Arial"/>
            <w:szCs w:val="20"/>
            <w:u w:val="single"/>
          </w:rPr>
          <w:delText>Details:</w:delText>
        </w:r>
        <w:r w:rsidRPr="00034479" w:rsidDel="00425D75">
          <w:rPr>
            <w:rFonts w:cs="Arial"/>
            <w:szCs w:val="20"/>
          </w:rPr>
          <w:delText xml:space="preserve"> </w:delText>
        </w:r>
        <w:r w:rsidDel="00425D75">
          <w:rPr>
            <w:rFonts w:cs="Arial"/>
            <w:szCs w:val="20"/>
          </w:rPr>
          <w:delText>Outsource component.</w:delText>
        </w:r>
        <w:bookmarkStart w:id="674" w:name="_Toc333398389"/>
        <w:bookmarkStart w:id="675" w:name="_Toc333401218"/>
        <w:bookmarkStart w:id="676" w:name="_Toc333401515"/>
        <w:bookmarkEnd w:id="674"/>
        <w:bookmarkEnd w:id="675"/>
        <w:bookmarkEnd w:id="676"/>
      </w:del>
    </w:p>
    <w:p w:rsidR="00F53AF3" w:rsidDel="00425D75" w:rsidRDefault="00F53AF3" w:rsidP="00F53AF3">
      <w:pPr>
        <w:pStyle w:val="BodyText"/>
        <w:ind w:left="720"/>
        <w:divId w:val="1665861996"/>
        <w:rPr>
          <w:del w:id="677" w:author="Retalix" w:date="2012-08-22T09:28:00Z"/>
        </w:rPr>
      </w:pPr>
      <w:bookmarkStart w:id="678" w:name="_Toc333398390"/>
      <w:bookmarkStart w:id="679" w:name="_Toc333401219"/>
      <w:bookmarkStart w:id="680" w:name="_Toc333401516"/>
      <w:bookmarkEnd w:id="678"/>
      <w:bookmarkEnd w:id="679"/>
      <w:bookmarkEnd w:id="680"/>
    </w:p>
    <w:p w:rsidR="003402D9" w:rsidDel="00425D75" w:rsidRDefault="003402D9" w:rsidP="003402D9">
      <w:pPr>
        <w:pStyle w:val="BodyText"/>
        <w:numPr>
          <w:ilvl w:val="0"/>
          <w:numId w:val="37"/>
        </w:numPr>
        <w:divId w:val="1665861996"/>
        <w:rPr>
          <w:del w:id="681" w:author="Retalix" w:date="2012-08-22T09:28:00Z"/>
        </w:rPr>
      </w:pPr>
      <w:del w:id="682" w:author="Retalix" w:date="2012-08-22T09:28:00Z">
        <w:r w:rsidRPr="002D0934" w:rsidDel="00425D75">
          <w:rPr>
            <w:b/>
            <w:bCs/>
            <w:u w:val="single"/>
          </w:rPr>
          <w:delText>3dabm7u.ocx</w:delText>
        </w:r>
        <w:bookmarkStart w:id="683" w:name="_Toc333398391"/>
        <w:bookmarkStart w:id="684" w:name="_Toc333401220"/>
        <w:bookmarkStart w:id="685" w:name="_Toc333401517"/>
        <w:bookmarkEnd w:id="683"/>
        <w:bookmarkEnd w:id="684"/>
        <w:bookmarkEnd w:id="685"/>
      </w:del>
    </w:p>
    <w:p w:rsidR="00F53AF3" w:rsidDel="00425D75" w:rsidRDefault="00F53AF3" w:rsidP="00F53AF3">
      <w:pPr>
        <w:pStyle w:val="BodyText"/>
        <w:ind w:left="720"/>
        <w:divId w:val="1665861996"/>
        <w:rPr>
          <w:del w:id="686" w:author="Retalix" w:date="2012-08-22T09:28:00Z"/>
          <w:rFonts w:cs="Arial"/>
        </w:rPr>
      </w:pPr>
      <w:del w:id="687" w:author="Retalix" w:date="2012-08-22T09:28:00Z">
        <w:r w:rsidRPr="00034479" w:rsidDel="00425D75">
          <w:rPr>
            <w:rFonts w:cs="Arial"/>
            <w:u w:val="single"/>
          </w:rPr>
          <w:delText>Responsibility</w:delText>
        </w:r>
        <w:r w:rsidRPr="00034479" w:rsidDel="00425D75">
          <w:rPr>
            <w:rFonts w:cs="Arial"/>
          </w:rPr>
          <w:delText xml:space="preserve">: </w:delText>
        </w:r>
        <w:r w:rsidDel="00425D75">
          <w:delText>Charge to the base button of the POS GUI</w:delText>
        </w:r>
        <w:r w:rsidDel="00425D75">
          <w:rPr>
            <w:rFonts w:cs="Arial"/>
          </w:rPr>
          <w:delText>.</w:delText>
        </w:r>
        <w:bookmarkStart w:id="688" w:name="_Toc333398392"/>
        <w:bookmarkStart w:id="689" w:name="_Toc333401221"/>
        <w:bookmarkStart w:id="690" w:name="_Toc333401518"/>
        <w:bookmarkEnd w:id="688"/>
        <w:bookmarkEnd w:id="689"/>
        <w:bookmarkEnd w:id="690"/>
      </w:del>
    </w:p>
    <w:p w:rsidR="00F53AF3" w:rsidDel="00425D75" w:rsidRDefault="00F53AF3" w:rsidP="00F53AF3">
      <w:pPr>
        <w:pStyle w:val="BodyText"/>
        <w:ind w:left="720"/>
        <w:divId w:val="1665861996"/>
        <w:rPr>
          <w:del w:id="691" w:author="Retalix" w:date="2012-08-22T09:28:00Z"/>
          <w:rFonts w:cs="Arial"/>
          <w:szCs w:val="20"/>
        </w:rPr>
      </w:pPr>
      <w:del w:id="692" w:author="Retalix" w:date="2012-08-22T09:28:00Z">
        <w:r w:rsidRPr="00034479" w:rsidDel="00425D75">
          <w:rPr>
            <w:rFonts w:cs="Arial"/>
            <w:szCs w:val="20"/>
            <w:u w:val="single"/>
          </w:rPr>
          <w:delText>Details:</w:delText>
        </w:r>
        <w:r w:rsidRPr="00034479" w:rsidDel="00425D75">
          <w:rPr>
            <w:rFonts w:cs="Arial"/>
            <w:szCs w:val="20"/>
          </w:rPr>
          <w:delText xml:space="preserve"> </w:delText>
        </w:r>
        <w:r w:rsidDel="00425D75">
          <w:rPr>
            <w:rFonts w:cs="Arial"/>
            <w:szCs w:val="20"/>
          </w:rPr>
          <w:delText>Outsource component.</w:delText>
        </w:r>
        <w:bookmarkStart w:id="693" w:name="_Toc333398393"/>
        <w:bookmarkStart w:id="694" w:name="_Toc333401222"/>
        <w:bookmarkStart w:id="695" w:name="_Toc333401519"/>
        <w:bookmarkEnd w:id="693"/>
        <w:bookmarkEnd w:id="694"/>
        <w:bookmarkEnd w:id="695"/>
      </w:del>
    </w:p>
    <w:p w:rsidR="00F53AF3" w:rsidDel="00425D75" w:rsidRDefault="00F53AF3" w:rsidP="00F53AF3">
      <w:pPr>
        <w:pStyle w:val="BodyText"/>
        <w:ind w:left="720"/>
        <w:divId w:val="1665861996"/>
        <w:rPr>
          <w:del w:id="696" w:author="Retalix" w:date="2012-08-22T09:28:00Z"/>
        </w:rPr>
      </w:pPr>
      <w:bookmarkStart w:id="697" w:name="_Toc333398394"/>
      <w:bookmarkStart w:id="698" w:name="_Toc333401223"/>
      <w:bookmarkStart w:id="699" w:name="_Toc333401520"/>
      <w:bookmarkEnd w:id="697"/>
      <w:bookmarkEnd w:id="698"/>
      <w:bookmarkEnd w:id="699"/>
    </w:p>
    <w:p w:rsidR="00A11368" w:rsidRPr="00BF45D1" w:rsidDel="00425D75" w:rsidRDefault="00A11368" w:rsidP="00A11368">
      <w:pPr>
        <w:pStyle w:val="BodyText"/>
        <w:numPr>
          <w:ilvl w:val="0"/>
          <w:numId w:val="37"/>
        </w:numPr>
        <w:divId w:val="1665861996"/>
        <w:rPr>
          <w:del w:id="700" w:author="Retalix" w:date="2012-08-22T09:28:00Z"/>
          <w:highlight w:val="cyan"/>
        </w:rPr>
      </w:pPr>
      <w:del w:id="701" w:author="Retalix" w:date="2012-08-22T09:28:00Z">
        <w:r w:rsidRPr="00BF45D1" w:rsidDel="00425D75">
          <w:rPr>
            <w:b/>
            <w:bCs/>
            <w:highlight w:val="cyan"/>
            <w:u w:val="single"/>
          </w:rPr>
          <w:delText>OPOS</w:delText>
        </w:r>
        <w:bookmarkStart w:id="702" w:name="_Toc333398395"/>
        <w:bookmarkStart w:id="703" w:name="_Toc333401224"/>
        <w:bookmarkStart w:id="704" w:name="_Toc333401521"/>
        <w:bookmarkEnd w:id="702"/>
        <w:bookmarkEnd w:id="703"/>
        <w:bookmarkEnd w:id="704"/>
      </w:del>
    </w:p>
    <w:p w:rsidR="00A11368" w:rsidRPr="00BF45D1" w:rsidDel="00425D75" w:rsidRDefault="00A11368" w:rsidP="00A11368">
      <w:pPr>
        <w:pStyle w:val="BodyText"/>
        <w:ind w:left="720"/>
        <w:divId w:val="1665861996"/>
        <w:rPr>
          <w:del w:id="705" w:author="Retalix" w:date="2012-08-22T09:28:00Z"/>
          <w:rFonts w:cs="Arial"/>
          <w:szCs w:val="20"/>
          <w:highlight w:val="cyan"/>
          <w:u w:val="single"/>
        </w:rPr>
      </w:pPr>
      <w:del w:id="706" w:author="Retalix" w:date="2012-08-22T09:28:00Z">
        <w:r w:rsidRPr="00BF45D1" w:rsidDel="00425D75">
          <w:rPr>
            <w:rFonts w:cs="Arial"/>
            <w:highlight w:val="cyan"/>
            <w:u w:val="single"/>
          </w:rPr>
          <w:delText>Responsibility</w:delText>
        </w:r>
        <w:r w:rsidRPr="00BF45D1" w:rsidDel="00425D75">
          <w:rPr>
            <w:rFonts w:cs="Arial"/>
            <w:highlight w:val="cyan"/>
          </w:rPr>
          <w:delText xml:space="preserve">: </w:delText>
        </w:r>
        <w:bookmarkStart w:id="707" w:name="_Toc333398396"/>
        <w:bookmarkStart w:id="708" w:name="_Toc333401225"/>
        <w:bookmarkStart w:id="709" w:name="_Toc333401522"/>
        <w:bookmarkEnd w:id="707"/>
        <w:bookmarkEnd w:id="708"/>
        <w:bookmarkEnd w:id="709"/>
      </w:del>
    </w:p>
    <w:p w:rsidR="00A11368" w:rsidDel="00425D75" w:rsidRDefault="00A11368" w:rsidP="00A11368">
      <w:pPr>
        <w:pStyle w:val="BodyText"/>
        <w:ind w:left="720"/>
        <w:divId w:val="1665861996"/>
        <w:rPr>
          <w:del w:id="710" w:author="Retalix" w:date="2012-08-22T09:28:00Z"/>
          <w:rFonts w:cs="Arial"/>
          <w:szCs w:val="20"/>
        </w:rPr>
      </w:pPr>
      <w:ins w:id="711" w:author="Dariia Iurkova" w:date="2012-08-15T18:12:00Z">
        <w:del w:id="712" w:author="Retalix" w:date="2012-08-22T09:28:00Z">
          <w:r w:rsidRPr="00BF45D1" w:rsidDel="00425D75">
            <w:rPr>
              <w:rFonts w:cs="Arial"/>
              <w:szCs w:val="20"/>
              <w:highlight w:val="cyan"/>
              <w:u w:val="single"/>
            </w:rPr>
            <w:delText>Details:</w:delText>
          </w:r>
          <w:r w:rsidRPr="00BF45D1" w:rsidDel="00425D75">
            <w:rPr>
              <w:rFonts w:cs="Arial"/>
              <w:szCs w:val="20"/>
              <w:highlight w:val="cyan"/>
            </w:rPr>
            <w:delText xml:space="preserve"> </w:delText>
          </w:r>
        </w:del>
      </w:ins>
      <w:del w:id="713" w:author="Retalix" w:date="2012-08-22T09:28:00Z">
        <w:r w:rsidRPr="00BF45D1" w:rsidDel="00425D75">
          <w:rPr>
            <w:rFonts w:cs="Arial"/>
            <w:szCs w:val="20"/>
            <w:highlight w:val="cyan"/>
          </w:rPr>
          <w:delText>Outsource component.</w:delText>
        </w:r>
        <w:bookmarkStart w:id="714" w:name="_Toc333398397"/>
        <w:bookmarkStart w:id="715" w:name="_Toc333401226"/>
        <w:bookmarkStart w:id="716" w:name="_Toc333401523"/>
        <w:bookmarkEnd w:id="714"/>
        <w:bookmarkEnd w:id="715"/>
        <w:bookmarkEnd w:id="716"/>
      </w:del>
    </w:p>
    <w:p w:rsidR="00EF5E41" w:rsidDel="00425D75" w:rsidRDefault="00EF5E41" w:rsidP="00F53AF3">
      <w:pPr>
        <w:pStyle w:val="BodyText"/>
        <w:ind w:left="720"/>
        <w:divId w:val="1665861996"/>
        <w:rPr>
          <w:del w:id="717" w:author="Retalix" w:date="2012-08-22T09:28:00Z"/>
        </w:rPr>
      </w:pPr>
      <w:bookmarkStart w:id="718" w:name="_Toc333398398"/>
      <w:bookmarkStart w:id="719" w:name="_Toc333401227"/>
      <w:bookmarkStart w:id="720" w:name="_Toc333401524"/>
      <w:bookmarkEnd w:id="718"/>
      <w:bookmarkEnd w:id="719"/>
      <w:bookmarkEnd w:id="720"/>
    </w:p>
    <w:p w:rsidR="003402D9" w:rsidDel="00425D75" w:rsidRDefault="003402D9" w:rsidP="003402D9">
      <w:pPr>
        <w:pStyle w:val="BodyText"/>
        <w:divId w:val="1665861996"/>
        <w:rPr>
          <w:del w:id="721" w:author="Retalix" w:date="2012-08-22T09:27:00Z"/>
        </w:rPr>
      </w:pPr>
      <w:bookmarkStart w:id="722" w:name="_Toc333398406"/>
      <w:bookmarkStart w:id="723" w:name="_Toc333401235"/>
      <w:bookmarkStart w:id="724" w:name="_Toc333401532"/>
      <w:bookmarkEnd w:id="722"/>
      <w:bookmarkEnd w:id="723"/>
      <w:bookmarkEnd w:id="724"/>
    </w:p>
    <w:p w:rsidR="00C73FD1" w:rsidRPr="003402D9" w:rsidDel="00425D75" w:rsidRDefault="00C73FD1" w:rsidP="009439DA">
      <w:pPr>
        <w:pStyle w:val="BodyText"/>
        <w:divId w:val="1665861996"/>
        <w:rPr>
          <w:del w:id="725" w:author="Retalix" w:date="2012-08-22T09:27:00Z"/>
        </w:rPr>
      </w:pPr>
      <w:bookmarkStart w:id="726" w:name="_Toc333398407"/>
      <w:bookmarkStart w:id="727" w:name="_Toc333401236"/>
      <w:bookmarkStart w:id="728" w:name="_Toc333401533"/>
      <w:bookmarkEnd w:id="726"/>
      <w:bookmarkEnd w:id="727"/>
      <w:bookmarkEnd w:id="728"/>
    </w:p>
    <w:p w:rsidR="003402D9" w:rsidRDefault="003402D9" w:rsidP="003402D9">
      <w:pPr>
        <w:pStyle w:val="Heading2"/>
        <w:divId w:val="1665861996"/>
      </w:pPr>
      <w:bookmarkStart w:id="729" w:name="_Toc333401534"/>
      <w:r>
        <w:t>Main flow</w:t>
      </w:r>
      <w:bookmarkEnd w:id="729"/>
    </w:p>
    <w:p w:rsidR="00212CCD" w:rsidRDefault="00344264" w:rsidP="00A756C9">
      <w:pPr>
        <w:pStyle w:val="Heading3"/>
        <w:divId w:val="1665861996"/>
      </w:pPr>
      <w:ins w:id="730" w:author="Dariia Iurkova" w:date="2012-08-15T18:37:00Z">
        <w:r>
          <w:t xml:space="preserve"> </w:t>
        </w:r>
      </w:ins>
      <w:bookmarkStart w:id="731" w:name="_Toc333401535"/>
      <w:r w:rsidR="00212CCD">
        <w:t>Sale Transaction</w:t>
      </w:r>
      <w:bookmarkEnd w:id="731"/>
    </w:p>
    <w:p w:rsidR="00212CCD" w:rsidRDefault="00212CCD" w:rsidP="00212CCD">
      <w:pPr>
        <w:pStyle w:val="BodyText"/>
        <w:divId w:val="1665861996"/>
      </w:pPr>
      <w:r w:rsidRPr="00212CCD">
        <w:rPr>
          <w:noProof/>
        </w:rPr>
        <w:drawing>
          <wp:inline distT="0" distB="0" distL="0" distR="0">
            <wp:extent cx="4114800" cy="2085975"/>
            <wp:effectExtent l="0" t="0" r="0" b="0"/>
            <wp:docPr id="9"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E66992" w:rsidRDefault="00E66992" w:rsidP="00212CCD">
      <w:pPr>
        <w:pStyle w:val="BodyText"/>
        <w:divId w:val="1665861996"/>
      </w:pPr>
    </w:p>
    <w:p w:rsidR="00000000" w:rsidRDefault="00DA428F">
      <w:pPr>
        <w:pStyle w:val="BodyText"/>
        <w:numPr>
          <w:ilvl w:val="0"/>
          <w:numId w:val="37"/>
        </w:numPr>
        <w:tabs>
          <w:tab w:val="right" w:pos="567"/>
        </w:tabs>
        <w:divId w:val="1665861996"/>
        <w:rPr>
          <w:ins w:id="732" w:author="Retalix" w:date="2012-08-21T15:36:00Z"/>
        </w:rPr>
        <w:pPrChange w:id="733" w:author="Retalix" w:date="2012-08-21T15:36:00Z">
          <w:pPr>
            <w:pStyle w:val="BodyText"/>
            <w:ind w:firstLine="284"/>
            <w:divId w:val="1665861996"/>
          </w:pPr>
        </w:pPrChange>
      </w:pPr>
      <w:ins w:id="734" w:author="Retalix" w:date="2012-08-21T15:24:00Z">
        <w:r>
          <w:t xml:space="preserve">Start transaction could be for several transaction </w:t>
        </w:r>
      </w:ins>
      <w:ins w:id="735" w:author="Retalix" w:date="2012-08-22T09:27:00Z">
        <w:r w:rsidR="00425D75">
          <w:t>types</w:t>
        </w:r>
      </w:ins>
      <w:ins w:id="736" w:author="Retalix" w:date="2012-08-21T15:24:00Z">
        <w:r>
          <w:t>:</w:t>
        </w:r>
      </w:ins>
      <w:ins w:id="737" w:author="Retalix" w:date="2012-08-21T15:34:00Z">
        <w:r w:rsidR="000706AE">
          <w:t xml:space="preserve"> S</w:t>
        </w:r>
      </w:ins>
      <w:ins w:id="738" w:author="Retalix" w:date="2012-08-21T15:24:00Z">
        <w:r>
          <w:t>ale</w:t>
        </w:r>
      </w:ins>
      <w:ins w:id="739" w:author="Retalix" w:date="2012-08-21T15:34:00Z">
        <w:r w:rsidR="000706AE">
          <w:t xml:space="preserve">, </w:t>
        </w:r>
      </w:ins>
      <w:ins w:id="740" w:author="Retalix" w:date="2012-08-21T15:24:00Z">
        <w:r>
          <w:t>OTH</w:t>
        </w:r>
      </w:ins>
      <w:ins w:id="741" w:author="Retalix" w:date="2012-08-21T15:34:00Z">
        <w:r w:rsidR="000706AE">
          <w:t xml:space="preserve">, </w:t>
        </w:r>
      </w:ins>
      <w:ins w:id="742" w:author="Retalix" w:date="2012-08-21T15:24:00Z">
        <w:r>
          <w:t>Waste</w:t>
        </w:r>
      </w:ins>
      <w:ins w:id="743" w:author="Retalix" w:date="2012-08-21T15:34:00Z">
        <w:r w:rsidR="000706AE">
          <w:t xml:space="preserve">, </w:t>
        </w:r>
      </w:ins>
      <w:ins w:id="744" w:author="Retalix" w:date="2012-08-21T15:24:00Z">
        <w:r>
          <w:t>Refund</w:t>
        </w:r>
      </w:ins>
      <w:ins w:id="745" w:author="Retalix" w:date="2012-08-21T15:34:00Z">
        <w:r w:rsidR="000706AE">
          <w:t xml:space="preserve">, </w:t>
        </w:r>
      </w:ins>
      <w:ins w:id="746" w:author="Retalix" w:date="2012-08-21T15:24:00Z">
        <w:r w:rsidR="000706AE">
          <w:t>Void</w:t>
        </w:r>
      </w:ins>
      <w:ins w:id="747" w:author="Retalix" w:date="2012-08-21T15:34:00Z">
        <w:r w:rsidR="000706AE">
          <w:t xml:space="preserve">, </w:t>
        </w:r>
      </w:ins>
      <w:ins w:id="748" w:author="Retalix" w:date="2012-08-22T09:27:00Z">
        <w:r w:rsidR="00425D75">
          <w:t>NoSale,</w:t>
        </w:r>
      </w:ins>
      <w:ins w:id="749" w:author="Retalix" w:date="2012-08-21T15:35:00Z">
        <w:r w:rsidR="000706AE">
          <w:t xml:space="preserve"> </w:t>
        </w:r>
      </w:ins>
      <w:ins w:id="750" w:author="Retalix" w:date="2012-08-22T09:27:00Z">
        <w:r w:rsidR="00425D75">
          <w:t>OpenBank,</w:t>
        </w:r>
      </w:ins>
      <w:ins w:id="751" w:author="Retalix" w:date="2012-08-21T15:35:00Z">
        <w:r w:rsidR="000706AE">
          <w:t xml:space="preserve"> </w:t>
        </w:r>
      </w:ins>
      <w:ins w:id="752" w:author="Retalix" w:date="2012-08-22T09:27:00Z">
        <w:r w:rsidR="00425D75">
          <w:t>CloseBank, Float,</w:t>
        </w:r>
      </w:ins>
      <w:ins w:id="753" w:author="Retalix" w:date="2012-08-21T15:35:00Z">
        <w:r w:rsidR="000706AE">
          <w:t xml:space="preserve"> </w:t>
        </w:r>
      </w:ins>
      <w:ins w:id="754" w:author="Retalix" w:date="2012-08-21T15:24:00Z">
        <w:r>
          <w:t>Drop</w:t>
        </w:r>
      </w:ins>
      <w:ins w:id="755" w:author="Retalix" w:date="2012-08-21T15:35:00Z">
        <w:r w:rsidR="000706AE">
          <w:t xml:space="preserve">, </w:t>
        </w:r>
      </w:ins>
      <w:ins w:id="756" w:author="Retalix" w:date="2012-08-21T15:24:00Z">
        <w:r w:rsidR="000706AE">
          <w:t>PayIn</w:t>
        </w:r>
      </w:ins>
      <w:ins w:id="757" w:author="Retalix" w:date="2012-08-21T15:35:00Z">
        <w:r w:rsidR="000706AE">
          <w:t xml:space="preserve">, </w:t>
        </w:r>
      </w:ins>
      <w:ins w:id="758" w:author="Retalix" w:date="2012-08-21T15:24:00Z">
        <w:r>
          <w:t>PayOut</w:t>
        </w:r>
      </w:ins>
      <w:ins w:id="759" w:author="Retalix" w:date="2012-08-21T15:35:00Z">
        <w:r w:rsidR="000706AE">
          <w:t xml:space="preserve">, </w:t>
        </w:r>
      </w:ins>
      <w:ins w:id="760" w:author="Retalix" w:date="2012-08-21T15:24:00Z">
        <w:r>
          <w:t>TenderExchange</w:t>
        </w:r>
      </w:ins>
      <w:ins w:id="761" w:author="Retalix" w:date="2012-08-21T15:35:00Z">
        <w:r w:rsidR="000706AE">
          <w:t xml:space="preserve">, </w:t>
        </w:r>
      </w:ins>
      <w:ins w:id="762" w:author="Retalix" w:date="2012-08-21T15:24:00Z">
        <w:r>
          <w:t>PostVoid</w:t>
        </w:r>
      </w:ins>
      <w:ins w:id="763" w:author="Retalix" w:date="2012-08-21T15:35:00Z">
        <w:r w:rsidR="000706AE">
          <w:t xml:space="preserve">, </w:t>
        </w:r>
      </w:ins>
      <w:ins w:id="764" w:author="Retalix" w:date="2012-08-22T09:27:00Z">
        <w:r w:rsidR="00425D75">
          <w:t>TerminalLock,</w:t>
        </w:r>
      </w:ins>
      <w:ins w:id="765" w:author="Retalix" w:date="2012-08-21T15:35:00Z">
        <w:r w:rsidR="000706AE">
          <w:t xml:space="preserve"> </w:t>
        </w:r>
      </w:ins>
      <w:ins w:id="766" w:author="Retalix" w:date="2012-08-22T09:27:00Z">
        <w:r w:rsidR="00425D75">
          <w:t>TerminalUnLock,</w:t>
        </w:r>
      </w:ins>
      <w:ins w:id="767" w:author="Retalix" w:date="2012-08-21T15:35:00Z">
        <w:r w:rsidR="000706AE">
          <w:t xml:space="preserve"> </w:t>
        </w:r>
      </w:ins>
      <w:ins w:id="768" w:author="Retalix" w:date="2012-08-21T15:24:00Z">
        <w:r w:rsidR="000706AE">
          <w:t>MoneyOrder</w:t>
        </w:r>
      </w:ins>
      <w:ins w:id="769" w:author="Retalix" w:date="2012-08-21T15:36:00Z">
        <w:r w:rsidR="000706AE">
          <w:t xml:space="preserve">, </w:t>
        </w:r>
      </w:ins>
      <w:ins w:id="770" w:author="Retalix" w:date="2012-08-21T15:24:00Z">
        <w:r w:rsidR="000706AE">
          <w:t>Shipment</w:t>
        </w:r>
      </w:ins>
      <w:ins w:id="771" w:author="Retalix" w:date="2012-08-21T15:36:00Z">
        <w:r w:rsidR="000706AE">
          <w:t xml:space="preserve">, </w:t>
        </w:r>
      </w:ins>
      <w:ins w:id="772" w:author="Retalix" w:date="2012-08-21T15:24:00Z">
        <w:r>
          <w:t>Repay</w:t>
        </w:r>
      </w:ins>
      <w:ins w:id="773" w:author="Retalix" w:date="2012-08-21T15:36:00Z">
        <w:r w:rsidR="000706AE">
          <w:t xml:space="preserve">, </w:t>
        </w:r>
      </w:ins>
      <w:ins w:id="774" w:author="Retalix" w:date="2012-08-21T15:24:00Z">
        <w:r>
          <w:t>ShiftLoan</w:t>
        </w:r>
      </w:ins>
      <w:ins w:id="775" w:author="Retalix" w:date="2012-08-21T15:36:00Z">
        <w:r w:rsidR="000706AE">
          <w:t xml:space="preserve">, </w:t>
        </w:r>
      </w:ins>
      <w:ins w:id="776" w:author="Retalix" w:date="2012-08-21T15:24:00Z">
        <w:r>
          <w:t>ShiftDrop</w:t>
        </w:r>
      </w:ins>
      <w:ins w:id="777" w:author="Retalix" w:date="2012-08-21T15:36:00Z">
        <w:r w:rsidR="000706AE">
          <w:t xml:space="preserve">, </w:t>
        </w:r>
      </w:ins>
      <w:ins w:id="778" w:author="Retalix" w:date="2012-08-21T15:24:00Z">
        <w:r w:rsidR="000706AE">
          <w:t>LoyaltyBalanceInquiry</w:t>
        </w:r>
      </w:ins>
      <w:ins w:id="779" w:author="Retalix" w:date="2012-08-21T15:36:00Z">
        <w:r w:rsidR="000706AE">
          <w:t xml:space="preserve">, </w:t>
        </w:r>
      </w:ins>
      <w:ins w:id="780" w:author="Retalix" w:date="2012-08-21T15:24:00Z">
        <w:r w:rsidR="000706AE">
          <w:t>Deposit</w:t>
        </w:r>
      </w:ins>
      <w:ins w:id="781" w:author="Retalix" w:date="2012-08-21T15:36:00Z">
        <w:r w:rsidR="000706AE">
          <w:t xml:space="preserve">, </w:t>
        </w:r>
      </w:ins>
      <w:ins w:id="782" w:author="Retalix" w:date="2012-08-21T15:24:00Z">
        <w:r>
          <w:t>LoanRepay</w:t>
        </w:r>
      </w:ins>
      <w:ins w:id="783" w:author="Retalix" w:date="2012-08-21T15:36:00Z">
        <w:r w:rsidR="000706AE">
          <w:t xml:space="preserve">, </w:t>
        </w:r>
      </w:ins>
      <w:ins w:id="784" w:author="Retalix" w:date="2012-08-22T09:27:00Z">
        <w:r w:rsidR="00425D75">
          <w:t>and Suspend</w:t>
        </w:r>
      </w:ins>
      <w:ins w:id="785" w:author="Retalix" w:date="2012-08-21T15:36:00Z">
        <w:r w:rsidR="000706AE">
          <w:t>.</w:t>
        </w:r>
      </w:ins>
    </w:p>
    <w:p w:rsidR="00000000" w:rsidRDefault="000706AE">
      <w:pPr>
        <w:pStyle w:val="BodyText"/>
        <w:numPr>
          <w:ilvl w:val="0"/>
          <w:numId w:val="37"/>
        </w:numPr>
        <w:tabs>
          <w:tab w:val="right" w:pos="567"/>
        </w:tabs>
        <w:divId w:val="1665861996"/>
        <w:rPr>
          <w:ins w:id="786" w:author="Retalix" w:date="2012-08-21T15:42:00Z"/>
        </w:rPr>
        <w:pPrChange w:id="787" w:author="Retalix" w:date="2012-08-21T15:36:00Z">
          <w:pPr>
            <w:pStyle w:val="BodyText"/>
            <w:ind w:firstLine="284"/>
            <w:divId w:val="1665861996"/>
          </w:pPr>
        </w:pPrChange>
      </w:pPr>
      <w:ins w:id="788" w:author="Retalix" w:date="2012-08-21T15:37:00Z">
        <w:r>
          <w:t xml:space="preserve">Add item could be for several item </w:t>
        </w:r>
      </w:ins>
      <w:ins w:id="789" w:author="Retalix" w:date="2012-08-22T09:27:00Z">
        <w:r w:rsidR="00425D75">
          <w:t>types</w:t>
        </w:r>
      </w:ins>
      <w:ins w:id="790" w:author="Retalix" w:date="2012-08-21T15:37:00Z">
        <w:r>
          <w:t xml:space="preserve">: regular item, modifier item. Fuel item, </w:t>
        </w:r>
        <w:r w:rsidR="00F147D2">
          <w:t>SVS item, carwash item, Ese</w:t>
        </w:r>
      </w:ins>
      <w:ins w:id="791" w:author="Retalix" w:date="2012-08-21T15:38:00Z">
        <w:r w:rsidR="00F147D2">
          <w:t>rvices item</w:t>
        </w:r>
      </w:ins>
      <w:ins w:id="792" w:author="Retalix" w:date="2012-08-21T15:42:00Z">
        <w:r w:rsidR="00F147D2">
          <w:t>.</w:t>
        </w:r>
      </w:ins>
    </w:p>
    <w:p w:rsidR="00000000" w:rsidRDefault="00F147D2">
      <w:pPr>
        <w:pStyle w:val="BodyText"/>
        <w:numPr>
          <w:ilvl w:val="0"/>
          <w:numId w:val="37"/>
        </w:numPr>
        <w:tabs>
          <w:tab w:val="right" w:pos="567"/>
        </w:tabs>
        <w:divId w:val="1665861996"/>
        <w:rPr>
          <w:ins w:id="793" w:author="Retalix" w:date="2012-08-21T15:27:00Z"/>
        </w:rPr>
        <w:pPrChange w:id="794" w:author="Retalix" w:date="2012-08-21T15:36:00Z">
          <w:pPr>
            <w:pStyle w:val="BodyText"/>
            <w:ind w:firstLine="284"/>
            <w:divId w:val="1665861996"/>
          </w:pPr>
        </w:pPrChange>
      </w:pPr>
      <w:ins w:id="795" w:author="Retalix" w:date="2012-08-21T15:42:00Z">
        <w:r>
          <w:t xml:space="preserve">Add payment could be for several payment </w:t>
        </w:r>
      </w:ins>
      <w:ins w:id="796" w:author="Retalix" w:date="2012-08-22T09:27:00Z">
        <w:r w:rsidR="00425D75">
          <w:t>types</w:t>
        </w:r>
      </w:ins>
      <w:ins w:id="797" w:author="Retalix" w:date="2012-08-21T15:42:00Z">
        <w:r>
          <w:t xml:space="preserve">: cash, credit, hand credit, </w:t>
        </w:r>
      </w:ins>
      <w:ins w:id="798" w:author="Retalix" w:date="2012-08-21T15:43:00Z">
        <w:r>
          <w:t>Check, Charge, coupon</w:t>
        </w:r>
      </w:ins>
      <w:ins w:id="799" w:author="Retalix" w:date="2012-08-21T15:44:00Z">
        <w:r>
          <w:t>.</w:t>
        </w:r>
      </w:ins>
      <w:ins w:id="800" w:author="Retalix" w:date="2012-08-21T15:38:00Z">
        <w:r>
          <w:t xml:space="preserve"> </w:t>
        </w:r>
      </w:ins>
    </w:p>
    <w:p w:rsidR="00000000" w:rsidRDefault="00DA6272">
      <w:pPr>
        <w:pStyle w:val="BodyText"/>
        <w:ind w:left="720"/>
        <w:divId w:val="1665861996"/>
        <w:rPr>
          <w:ins w:id="801" w:author="Retalix" w:date="2012-08-21T15:23:00Z"/>
        </w:rPr>
        <w:pPrChange w:id="802" w:author="Retalix" w:date="2012-08-21T15:27:00Z">
          <w:pPr>
            <w:pStyle w:val="BodyText"/>
            <w:ind w:firstLine="284"/>
            <w:divId w:val="1665861996"/>
          </w:pPr>
        </w:pPrChange>
      </w:pPr>
    </w:p>
    <w:p w:rsidR="00E66992" w:rsidRDefault="00E66992" w:rsidP="00DA428F">
      <w:pPr>
        <w:pStyle w:val="BodyText"/>
        <w:ind w:firstLine="284"/>
        <w:divId w:val="1665861996"/>
      </w:pPr>
      <w:r>
        <w:t xml:space="preserve">See more detail in </w:t>
      </w:r>
      <w:r w:rsidR="00FA6273">
        <w:fldChar w:fldCharType="begin"/>
      </w:r>
      <w:r w:rsidR="00172656">
        <w:instrText>HYPERLINK "file://10.190.48.37/SP-Training/POS/Sale%20transaction.docx"</w:instrText>
      </w:r>
      <w:r w:rsidR="00FA6273">
        <w:fldChar w:fldCharType="separate"/>
      </w:r>
      <w:r w:rsidRPr="00E66992">
        <w:rPr>
          <w:rStyle w:val="Hyperlink"/>
          <w:u w:val="single"/>
        </w:rPr>
        <w:t>POS\</w:t>
      </w:r>
      <w:ins w:id="803" w:author="Retalix" w:date="2012-08-21T15:23:00Z">
        <w:r w:rsidR="00DA428F" w:rsidRPr="00DA428F">
          <w:t xml:space="preserve"> </w:t>
        </w:r>
        <w:r w:rsidR="00DA428F" w:rsidRPr="00DA428F">
          <w:rPr>
            <w:rStyle w:val="Hyperlink"/>
            <w:u w:val="single"/>
          </w:rPr>
          <w:t>Basic flow of Sale transaction.docx</w:t>
        </w:r>
      </w:ins>
      <w:del w:id="804" w:author="Retalix" w:date="2012-08-21T15:23:00Z">
        <w:r w:rsidRPr="00E66992" w:rsidDel="00DA428F">
          <w:rPr>
            <w:rStyle w:val="Hyperlink"/>
            <w:u w:val="single"/>
          </w:rPr>
          <w:delText>Sale transaction.docx</w:delText>
        </w:r>
      </w:del>
      <w:r w:rsidR="00FA6273">
        <w:fldChar w:fldCharType="end"/>
      </w:r>
    </w:p>
    <w:p w:rsidR="00212CCD" w:rsidRDefault="00212CCD" w:rsidP="00212CCD">
      <w:pPr>
        <w:pStyle w:val="Heading4"/>
        <w:divId w:val="1665861996"/>
      </w:pPr>
      <w:r>
        <w:t>Start transaction</w:t>
      </w:r>
    </w:p>
    <w:p w:rsidR="00212CCD" w:rsidRDefault="00212CCD" w:rsidP="00212CCD">
      <w:pPr>
        <w:pStyle w:val="BodyText"/>
        <w:divId w:val="1665861996"/>
      </w:pPr>
      <w:r w:rsidRPr="00212CCD">
        <w:rPr>
          <w:noProof/>
        </w:rPr>
        <w:drawing>
          <wp:inline distT="0" distB="0" distL="0" distR="0">
            <wp:extent cx="3886200" cy="1857375"/>
            <wp:effectExtent l="0" t="0" r="0" b="0"/>
            <wp:docPr id="1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343218" w:rsidRDefault="00343218" w:rsidP="00343218">
      <w:pPr>
        <w:pStyle w:val="Heading4"/>
        <w:divId w:val="1665861996"/>
      </w:pPr>
      <w:r>
        <w:lastRenderedPageBreak/>
        <w:t>End transaction</w:t>
      </w:r>
    </w:p>
    <w:p w:rsidR="00343218" w:rsidRDefault="00343218" w:rsidP="00343218">
      <w:pPr>
        <w:pStyle w:val="BodyText"/>
        <w:divId w:val="1665861996"/>
      </w:pPr>
      <w:r w:rsidRPr="00343218">
        <w:rPr>
          <w:noProof/>
        </w:rPr>
        <w:drawing>
          <wp:inline distT="0" distB="0" distL="0" distR="0">
            <wp:extent cx="4114800" cy="1962150"/>
            <wp:effectExtent l="0" t="0" r="0" b="0"/>
            <wp:docPr id="11"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E733C6" w:rsidRDefault="00E733C6" w:rsidP="00E66992">
      <w:pPr>
        <w:pStyle w:val="BodyText"/>
        <w:divId w:val="1665861996"/>
      </w:pPr>
    </w:p>
    <w:p w:rsidR="00E66992" w:rsidRDefault="00E66992" w:rsidP="00E66992">
      <w:pPr>
        <w:pStyle w:val="BodyText"/>
        <w:divId w:val="1665861996"/>
        <w:rPr>
          <w:ins w:id="805" w:author="Retalix" w:date="2012-08-20T13:47:00Z"/>
        </w:rPr>
      </w:pPr>
      <w:r>
        <w:t xml:space="preserve">See more flow in </w:t>
      </w:r>
      <w:hyperlink r:id="rId45" w:history="1">
        <w:r w:rsidRPr="00E66992">
          <w:rPr>
            <w:rStyle w:val="Hyperlink"/>
            <w:u w:val="single"/>
          </w:rPr>
          <w:t>POS\Events.docx</w:t>
        </w:r>
      </w:hyperlink>
    </w:p>
    <w:p w:rsidR="008A5E9C" w:rsidDel="00984873" w:rsidRDefault="008A5E9C" w:rsidP="00984873">
      <w:pPr>
        <w:pStyle w:val="BodyText"/>
        <w:divId w:val="1665861996"/>
        <w:rPr>
          <w:del w:id="806" w:author="Retalix" w:date="2012-08-26T11:15:00Z"/>
        </w:rPr>
      </w:pPr>
      <w:ins w:id="807" w:author="Retalix" w:date="2012-08-20T13:47:00Z">
        <w:r>
          <w:tab/>
        </w:r>
      </w:ins>
      <w:ins w:id="808" w:author="Retalix" w:date="2012-08-20T13:48:00Z">
        <w:r w:rsidR="00984873">
          <w:tab/>
        </w:r>
      </w:ins>
      <w:ins w:id="809" w:author="Retalix" w:date="2012-08-26T11:15:00Z">
        <w:r w:rsidR="00984873">
          <w:t xml:space="preserve">       </w:t>
        </w:r>
        <w:r w:rsidR="00FA6273" w:rsidRPr="00FA6273">
          <w:rPr>
            <w:rStyle w:val="Hyperlink"/>
            <w:u w:val="single"/>
            <w:rPrChange w:id="810" w:author="Retalix" w:date="2012-08-26T11:15:00Z">
              <w:rPr>
                <w:sz w:val="16"/>
                <w:szCs w:val="16"/>
              </w:rPr>
            </w:rPrChange>
          </w:rPr>
          <w:t xml:space="preserve">HOWTO create </w:t>
        </w:r>
        <w:r w:rsidR="00AC7BDB">
          <w:rPr>
            <w:rStyle w:val="Hyperlink"/>
            <w:u w:val="single"/>
          </w:rPr>
          <w:t>a new</w:t>
        </w:r>
        <w:r w:rsidR="00FA6273" w:rsidRPr="00FA6273">
          <w:rPr>
            <w:rStyle w:val="Hyperlink"/>
            <w:u w:val="single"/>
            <w:rPrChange w:id="811" w:author="Retalix" w:date="2012-08-26T11:15:00Z">
              <w:rPr>
                <w:color w:val="0000FF"/>
                <w:sz w:val="16"/>
                <w:szCs w:val="16"/>
              </w:rPr>
            </w:rPrChange>
          </w:rPr>
          <w:t xml:space="preserve"> event.docx</w:t>
        </w:r>
      </w:ins>
    </w:p>
    <w:p w:rsidR="007C46AE" w:rsidDel="00984873" w:rsidRDefault="007C46AE" w:rsidP="00E66992">
      <w:pPr>
        <w:pStyle w:val="BodyText"/>
        <w:divId w:val="1665861996"/>
        <w:rPr>
          <w:del w:id="812" w:author="Retalix" w:date="2012-08-26T11:14:00Z"/>
        </w:rPr>
      </w:pPr>
    </w:p>
    <w:p w:rsidR="008A5E9C" w:rsidRPr="00343218" w:rsidRDefault="007C46AE" w:rsidP="00E66992">
      <w:pPr>
        <w:pStyle w:val="BodyText"/>
        <w:divId w:val="1665861996"/>
      </w:pPr>
      <w:del w:id="813" w:author="Retalix" w:date="2012-08-26T11:14:00Z">
        <w:r w:rsidRPr="007C46AE" w:rsidDel="00984873">
          <w:rPr>
            <w:highlight w:val="cyan"/>
          </w:rPr>
          <w:delText>In event need to add return</w:delText>
        </w:r>
      </w:del>
    </w:p>
    <w:p w:rsidR="0011396A" w:rsidRDefault="0011396A" w:rsidP="0011396A">
      <w:pPr>
        <w:pStyle w:val="Heading1"/>
        <w:divId w:val="1665861996"/>
        <w:rPr>
          <w:ins w:id="814" w:author="Retalix" w:date="2012-08-22T10:30:00Z"/>
        </w:rPr>
      </w:pPr>
      <w:bookmarkStart w:id="815" w:name="_Toc332821297"/>
      <w:bookmarkStart w:id="816" w:name="_Toc333401536"/>
      <w:r>
        <w:lastRenderedPageBreak/>
        <w:t>External Components and Interfaces</w:t>
      </w:r>
      <w:bookmarkEnd w:id="815"/>
      <w:bookmarkEnd w:id="816"/>
    </w:p>
    <w:p w:rsidR="00000000" w:rsidRDefault="00B4410C">
      <w:pPr>
        <w:pStyle w:val="BodyText"/>
        <w:divId w:val="1665861996"/>
        <w:rPr>
          <w:ins w:id="817" w:author="Retalix" w:date="2012-08-22T10:30:00Z"/>
        </w:rPr>
        <w:pPrChange w:id="818" w:author="Retalix" w:date="2012-08-22T10:54:00Z">
          <w:pPr>
            <w:pStyle w:val="Heading1"/>
            <w:divId w:val="1665861996"/>
          </w:pPr>
        </w:pPrChange>
      </w:pPr>
      <w:ins w:id="819" w:author="Fadih" w:date="2012-08-23T16:47:00Z">
        <w:r>
          <w:object w:dxaOrig="8475" w:dyaOrig="5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65pt;height:260.35pt" o:ole="">
              <v:imagedata r:id="rId46" o:title=""/>
            </v:shape>
            <o:OLEObject Type="Embed" ProgID="PBrush" ShapeID="_x0000_i1025" DrawAspect="Content" ObjectID="_1408688549" r:id="rId47"/>
          </w:object>
        </w:r>
      </w:ins>
    </w:p>
    <w:p w:rsidR="00000000" w:rsidRDefault="00DA6272">
      <w:pPr>
        <w:pStyle w:val="BodyText"/>
        <w:divId w:val="1665861996"/>
        <w:pPrChange w:id="820" w:author="Retalix" w:date="2012-08-22T10:30:00Z">
          <w:pPr>
            <w:pStyle w:val="Heading1"/>
            <w:divId w:val="1665861996"/>
          </w:pPr>
        </w:pPrChange>
      </w:pPr>
      <w:ins w:id="821" w:author="Retalix" w:date="2012-08-22T11:12:00Z">
        <w:del w:id="822" w:author="Fadih" w:date="2012-08-23T16:47:00Z">
          <w:r>
            <w:rPr>
              <w:noProof/>
              <w:rPrChange w:id="823">
                <w:rPr>
                  <w:b w:val="0"/>
                  <w:bCs w:val="0"/>
                  <w:noProof/>
                  <w:color w:val="0000FF"/>
                  <w:sz w:val="16"/>
                  <w:szCs w:val="16"/>
                </w:rPr>
              </w:rPrChange>
            </w:rPr>
            <w:drawing>
              <wp:inline distT="0" distB="0" distL="0" distR="0">
                <wp:extent cx="5332095" cy="4025900"/>
                <wp:effectExtent l="19050" t="0" r="1905"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srcRect/>
                        <a:stretch>
                          <a:fillRect/>
                        </a:stretch>
                      </pic:blipFill>
                      <pic:spPr bwMode="auto">
                        <a:xfrm>
                          <a:off x="0" y="0"/>
                          <a:ext cx="5332095" cy="4025900"/>
                        </a:xfrm>
                        <a:prstGeom prst="rect">
                          <a:avLst/>
                        </a:prstGeom>
                        <a:noFill/>
                        <a:ln w="9525">
                          <a:noFill/>
                          <a:miter lim="800000"/>
                          <a:headEnd/>
                          <a:tailEnd/>
                        </a:ln>
                      </pic:spPr>
                    </pic:pic>
                  </a:graphicData>
                </a:graphic>
              </wp:inline>
            </w:drawing>
          </w:r>
        </w:del>
      </w:ins>
    </w:p>
    <w:p w:rsidR="00BF1F81" w:rsidDel="00F6456D" w:rsidRDefault="00BF1F81" w:rsidP="00A756C9">
      <w:pPr>
        <w:pStyle w:val="BodyText"/>
        <w:divId w:val="1665861996"/>
        <w:rPr>
          <w:del w:id="824" w:author="Retalix" w:date="2012-08-22T10:30:00Z"/>
        </w:rPr>
      </w:pPr>
    </w:p>
    <w:p w:rsidR="00A756C9" w:rsidDel="00425D75" w:rsidRDefault="00A756C9" w:rsidP="00A756C9">
      <w:pPr>
        <w:pStyle w:val="BodyText"/>
        <w:divId w:val="1665861996"/>
        <w:rPr>
          <w:del w:id="825" w:author="Retalix" w:date="2012-08-22T09:28:00Z"/>
        </w:rPr>
      </w:pPr>
    </w:p>
    <w:p w:rsidR="00425D75" w:rsidRPr="00C16278" w:rsidDel="00B4410C" w:rsidRDefault="00425D75" w:rsidP="00425D75">
      <w:pPr>
        <w:pStyle w:val="BodyText"/>
        <w:numPr>
          <w:ilvl w:val="0"/>
          <w:numId w:val="37"/>
        </w:numPr>
        <w:divId w:val="1665861996"/>
        <w:rPr>
          <w:ins w:id="826" w:author="Retalix" w:date="2012-08-22T09:28:00Z"/>
          <w:del w:id="827" w:author="Fadih" w:date="2012-08-23T16:48:00Z"/>
          <w:b/>
          <w:bCs/>
          <w:u w:val="single"/>
        </w:rPr>
      </w:pPr>
      <w:ins w:id="828" w:author="Retalix" w:date="2012-08-22T09:28:00Z">
        <w:del w:id="829" w:author="Fadih" w:date="2012-08-23T16:48:00Z">
          <w:r w:rsidRPr="00C16278" w:rsidDel="00B4410C">
            <w:rPr>
              <w:rFonts w:cs="Arial"/>
              <w:b/>
              <w:bCs/>
              <w:szCs w:val="20"/>
              <w:u w:val="single"/>
            </w:rPr>
            <w:delText>MaintSrv.dll</w:delText>
          </w:r>
        </w:del>
      </w:ins>
    </w:p>
    <w:p w:rsidR="00425D75" w:rsidRPr="00F53AF3" w:rsidDel="00B4410C" w:rsidRDefault="00425D75" w:rsidP="00425D75">
      <w:pPr>
        <w:pStyle w:val="BodyText"/>
        <w:ind w:left="720"/>
        <w:divId w:val="1665861996"/>
        <w:rPr>
          <w:ins w:id="830" w:author="Retalix" w:date="2012-08-22T09:28:00Z"/>
          <w:del w:id="831" w:author="Fadih" w:date="2012-08-23T16:48:00Z"/>
          <w:rFonts w:cs="Arial"/>
        </w:rPr>
      </w:pPr>
      <w:ins w:id="832" w:author="Retalix" w:date="2012-08-22T09:28:00Z">
        <w:del w:id="833" w:author="Fadih" w:date="2012-08-23T16:48:00Z">
          <w:r w:rsidRPr="00034479" w:rsidDel="00B4410C">
            <w:rPr>
              <w:rFonts w:cs="Arial"/>
              <w:u w:val="single"/>
            </w:rPr>
            <w:delText>Type</w:delText>
          </w:r>
          <w:r w:rsidRPr="00034479" w:rsidDel="00B4410C">
            <w:rPr>
              <w:rFonts w:cs="Arial"/>
            </w:rPr>
            <w:delText>: COM component. It is implemented in Delphi.</w:delText>
          </w:r>
        </w:del>
      </w:ins>
    </w:p>
    <w:p w:rsidR="00C146DD" w:rsidDel="00B4410C" w:rsidRDefault="00425D75">
      <w:pPr>
        <w:pStyle w:val="BodyText"/>
        <w:ind w:left="720"/>
        <w:divId w:val="1665861996"/>
        <w:rPr>
          <w:ins w:id="834" w:author="Retalix" w:date="2012-08-22T09:28:00Z"/>
          <w:del w:id="835" w:author="Fadih" w:date="2012-08-23T16:48:00Z"/>
          <w:rFonts w:cs="Arial"/>
        </w:rPr>
      </w:pPr>
      <w:ins w:id="836" w:author="Retalix" w:date="2012-08-22T09:28:00Z">
        <w:del w:id="837" w:author="Fadih" w:date="2012-08-23T16:48:00Z">
          <w:r w:rsidRPr="00034479" w:rsidDel="00B4410C">
            <w:rPr>
              <w:rFonts w:cs="Arial"/>
              <w:u w:val="single"/>
            </w:rPr>
            <w:delText>Responsibility</w:delText>
          </w:r>
          <w:r w:rsidRPr="00034479" w:rsidDel="00B4410C">
            <w:rPr>
              <w:rFonts w:cs="Arial"/>
            </w:rPr>
            <w:delText xml:space="preserve">: </w:delText>
          </w:r>
        </w:del>
      </w:ins>
      <w:ins w:id="838" w:author="Retalix" w:date="2012-08-22T11:13:00Z">
        <w:del w:id="839" w:author="Fadih" w:date="2012-08-23T16:48:00Z">
          <w:r w:rsidR="005C4E54" w:rsidDel="00B4410C">
            <w:delText>Maintenance to the database</w:delText>
          </w:r>
        </w:del>
      </w:ins>
      <w:ins w:id="840" w:author="Retalix" w:date="2012-08-22T09:28:00Z">
        <w:del w:id="841" w:author="Fadih" w:date="2012-08-23T16:48:00Z">
          <w:r w:rsidDel="00B4410C">
            <w:rPr>
              <w:rFonts w:cs="Arial"/>
            </w:rPr>
            <w:delText>.</w:delText>
          </w:r>
        </w:del>
      </w:ins>
    </w:p>
    <w:p w:rsidR="00425D75" w:rsidDel="00B4410C" w:rsidRDefault="00425D75" w:rsidP="00425D75">
      <w:pPr>
        <w:pStyle w:val="BodyText"/>
        <w:ind w:left="720"/>
        <w:divId w:val="1665861996"/>
        <w:rPr>
          <w:ins w:id="842" w:author="Retalix" w:date="2012-08-22T11:21:00Z"/>
          <w:del w:id="843" w:author="Fadih" w:date="2012-08-23T16:48:00Z"/>
          <w:rFonts w:cs="Arial"/>
          <w:szCs w:val="20"/>
        </w:rPr>
      </w:pPr>
      <w:ins w:id="844" w:author="Retalix" w:date="2012-08-22T09:28:00Z">
        <w:del w:id="845" w:author="Fadih" w:date="2012-08-23T16:48:00Z">
          <w:r w:rsidDel="00B4410C">
            <w:rPr>
              <w:rFonts w:cs="Arial"/>
              <w:u w:val="single"/>
            </w:rPr>
            <w:delText>Details</w:delText>
          </w:r>
          <w:r w:rsidRPr="0040167D" w:rsidDel="00B4410C">
            <w:rPr>
              <w:rFonts w:cs="Arial"/>
              <w:szCs w:val="20"/>
              <w:u w:val="single"/>
            </w:rPr>
            <w:delText>:</w:delText>
          </w:r>
          <w:r w:rsidDel="00B4410C">
            <w:rPr>
              <w:rFonts w:cs="Arial"/>
              <w:szCs w:val="20"/>
              <w:u w:val="single"/>
            </w:rPr>
            <w:delText xml:space="preserve"> </w:delText>
          </w:r>
          <w:r w:rsidDel="00B4410C">
            <w:rPr>
              <w:rFonts w:cs="Arial"/>
              <w:szCs w:val="20"/>
            </w:rPr>
            <w:delText>BOS component.</w:delText>
          </w:r>
        </w:del>
      </w:ins>
    </w:p>
    <w:p w:rsidR="005C4E54" w:rsidRPr="005C4E54" w:rsidDel="00B4410C" w:rsidRDefault="00FA6273" w:rsidP="00425D75">
      <w:pPr>
        <w:pStyle w:val="BodyText"/>
        <w:ind w:left="720"/>
        <w:divId w:val="1665861996"/>
        <w:rPr>
          <w:ins w:id="846" w:author="Retalix" w:date="2012-08-22T09:28:00Z"/>
          <w:del w:id="847" w:author="Fadih" w:date="2012-08-23T16:48:00Z"/>
          <w:rFonts w:cs="Arial"/>
          <w:szCs w:val="20"/>
        </w:rPr>
      </w:pPr>
      <w:ins w:id="848" w:author="Retalix" w:date="2012-08-22T11:21:00Z">
        <w:del w:id="849" w:author="Fadih" w:date="2012-08-23T16:48:00Z">
          <w:r w:rsidRPr="00FA6273">
            <w:rPr>
              <w:rFonts w:cs="Arial"/>
              <w:rPrChange w:id="850" w:author="Retalix" w:date="2012-08-22T11:22:00Z">
                <w:rPr>
                  <w:rFonts w:cs="Arial"/>
                  <w:color w:val="0000FF"/>
                  <w:sz w:val="16"/>
                  <w:szCs w:val="16"/>
                  <w:u w:val="single"/>
                </w:rPr>
              </w:rPrChange>
            </w:rPr>
            <w:delText xml:space="preserve">This function not use in the </w:delText>
          </w:r>
        </w:del>
      </w:ins>
      <w:ins w:id="851" w:author="Retalix" w:date="2012-08-22T11:22:00Z">
        <w:del w:id="852" w:author="Fadih" w:date="2012-08-23T16:48:00Z">
          <w:r w:rsidR="00A62CE0" w:rsidDel="00B4410C">
            <w:rPr>
              <w:rFonts w:cs="Arial"/>
            </w:rPr>
            <w:delText>POS but</w:delText>
          </w:r>
        </w:del>
      </w:ins>
      <w:ins w:id="853" w:author="Retalix" w:date="2012-08-22T11:21:00Z">
        <w:del w:id="854" w:author="Fadih" w:date="2012-08-23T16:48:00Z">
          <w:r w:rsidRPr="00FA6273">
            <w:rPr>
              <w:rFonts w:cs="Arial"/>
              <w:rPrChange w:id="855" w:author="Retalix" w:date="2012-08-22T11:22:00Z">
                <w:rPr>
                  <w:rFonts w:cs="Arial"/>
                  <w:color w:val="0000FF"/>
                  <w:sz w:val="16"/>
                  <w:szCs w:val="16"/>
                  <w:u w:val="single"/>
                </w:rPr>
              </w:rPrChange>
            </w:rPr>
            <w:delText xml:space="preserve"> exist in the code in unit OneInstU</w:delText>
          </w:r>
        </w:del>
      </w:ins>
      <w:ins w:id="856" w:author="Retalix" w:date="2012-08-22T11:22:00Z">
        <w:del w:id="857" w:author="Fadih" w:date="2012-08-23T16:48:00Z">
          <w:r w:rsidRPr="00FA6273">
            <w:rPr>
              <w:rFonts w:cs="Arial"/>
              <w:rPrChange w:id="858" w:author="Retalix" w:date="2012-08-22T11:22:00Z">
                <w:rPr>
                  <w:rFonts w:cs="Arial"/>
                  <w:color w:val="0000FF"/>
                  <w:sz w:val="16"/>
                  <w:szCs w:val="16"/>
                  <w:u w:val="single"/>
                </w:rPr>
              </w:rPrChange>
            </w:rPr>
            <w:delText>.</w:delText>
          </w:r>
        </w:del>
      </w:ins>
    </w:p>
    <w:p w:rsidR="00425D75" w:rsidDel="00B4410C" w:rsidRDefault="00425D75" w:rsidP="00425D75">
      <w:pPr>
        <w:pStyle w:val="BodyText"/>
        <w:ind w:left="720"/>
        <w:divId w:val="1665861996"/>
        <w:rPr>
          <w:ins w:id="859" w:author="Retalix" w:date="2012-08-22T09:29:00Z"/>
          <w:del w:id="860" w:author="Fadih" w:date="2012-08-23T16:48:00Z"/>
          <w:rFonts w:cs="Arial"/>
          <w:u w:val="single"/>
        </w:rPr>
      </w:pPr>
      <w:ins w:id="861" w:author="Retalix" w:date="2012-08-22T09:28:00Z">
        <w:del w:id="862" w:author="Fadih" w:date="2012-08-23T16:48:00Z">
          <w:r w:rsidDel="00B4410C">
            <w:rPr>
              <w:rFonts w:cs="Arial"/>
              <w:u w:val="single"/>
            </w:rPr>
            <w:delText xml:space="preserve"> </w:delText>
          </w:r>
        </w:del>
      </w:ins>
    </w:p>
    <w:p w:rsidR="00C146DD" w:rsidRDefault="00425D75">
      <w:pPr>
        <w:pStyle w:val="BodyText"/>
        <w:numPr>
          <w:ilvl w:val="0"/>
          <w:numId w:val="37"/>
        </w:numPr>
        <w:divId w:val="1665861996"/>
        <w:rPr>
          <w:ins w:id="863" w:author="Retalix" w:date="2012-08-22T09:29:00Z"/>
          <w:b/>
          <w:bCs/>
          <w:u w:val="single"/>
        </w:rPr>
      </w:pPr>
      <w:ins w:id="864" w:author="Retalix" w:date="2012-08-22T09:29:00Z">
        <w:r>
          <w:rPr>
            <w:rFonts w:cs="Arial"/>
            <w:b/>
            <w:bCs/>
            <w:szCs w:val="20"/>
            <w:u w:val="single"/>
          </w:rPr>
          <w:t>PosPump</w:t>
        </w:r>
        <w:r w:rsidRPr="00C16278">
          <w:rPr>
            <w:rFonts w:cs="Arial"/>
            <w:b/>
            <w:bCs/>
            <w:szCs w:val="20"/>
            <w:u w:val="single"/>
          </w:rPr>
          <w:t>.</w:t>
        </w:r>
      </w:ins>
      <w:ins w:id="865" w:author="Retalix" w:date="2012-08-22T09:30:00Z">
        <w:r>
          <w:rPr>
            <w:b/>
            <w:bCs/>
            <w:u w:val="single"/>
          </w:rPr>
          <w:t>exe</w:t>
        </w:r>
      </w:ins>
    </w:p>
    <w:p w:rsidR="00C146DD" w:rsidRDefault="00A62CE0">
      <w:pPr>
        <w:pStyle w:val="BodyText"/>
        <w:ind w:left="720"/>
        <w:divId w:val="1665861996"/>
        <w:rPr>
          <w:ins w:id="866" w:author="Retalix" w:date="2012-08-22T09:29:00Z"/>
          <w:rFonts w:cs="Arial"/>
        </w:rPr>
      </w:pPr>
      <w:ins w:id="867" w:author="Retalix" w:date="2012-08-22T09:29:00Z">
        <w:r>
          <w:rPr>
            <w:rFonts w:cs="Arial"/>
            <w:u w:val="single"/>
          </w:rPr>
          <w:t>Type</w:t>
        </w:r>
        <w:r>
          <w:rPr>
            <w:rFonts w:cs="Arial"/>
          </w:rPr>
          <w:t xml:space="preserve">: COM component. It is implemented in </w:t>
        </w:r>
      </w:ins>
      <w:ins w:id="868" w:author="Retalix" w:date="2012-08-22T10:56:00Z">
        <w:r w:rsidR="00FA6273" w:rsidRPr="00FA6273">
          <w:rPr>
            <w:rFonts w:cs="Arial"/>
            <w:rPrChange w:id="869" w:author="Retalix" w:date="2012-08-22T10:56:00Z">
              <w:rPr>
                <w:rFonts w:cs="Arial"/>
                <w:color w:val="0000FF"/>
                <w:sz w:val="16"/>
                <w:szCs w:val="16"/>
                <w:highlight w:val="cyan"/>
              </w:rPr>
            </w:rPrChange>
          </w:rPr>
          <w:t>VB</w:t>
        </w:r>
        <w:r w:rsidR="000E705C">
          <w:rPr>
            <w:rFonts w:cs="Arial"/>
          </w:rPr>
          <w:t>.</w:t>
        </w:r>
      </w:ins>
    </w:p>
    <w:p w:rsidR="00C146DD" w:rsidRDefault="007E64AC">
      <w:pPr>
        <w:pStyle w:val="BodyText"/>
        <w:ind w:left="720"/>
        <w:divId w:val="1665861996"/>
        <w:rPr>
          <w:ins w:id="870" w:author="Retalix" w:date="2012-08-22T09:29:00Z"/>
          <w:rFonts w:cs="Arial"/>
        </w:rPr>
      </w:pPr>
      <w:ins w:id="871" w:author="Retalix" w:date="2012-08-22T11:06:00Z">
        <w:r w:rsidRPr="00034479">
          <w:rPr>
            <w:rFonts w:cs="Arial"/>
            <w:u w:val="single"/>
          </w:rPr>
          <w:t>Responsibility</w:t>
        </w:r>
        <w:r w:rsidRPr="00034479">
          <w:rPr>
            <w:rFonts w:cs="Arial"/>
          </w:rPr>
          <w:t>:</w:t>
        </w:r>
        <w:r w:rsidR="00A62CE0">
          <w:rPr>
            <w:rFonts w:cs="Arial"/>
            <w:szCs w:val="20"/>
          </w:rPr>
          <w:t xml:space="preserve"> Pump</w:t>
        </w:r>
      </w:ins>
      <w:ins w:id="872" w:author="Retalix" w:date="2012-08-22T11:05:00Z">
        <w:r w:rsidR="00FA6273" w:rsidRPr="00FA6273">
          <w:rPr>
            <w:rFonts w:cs="Arial"/>
            <w:szCs w:val="20"/>
            <w:rPrChange w:id="873" w:author="Retalix" w:date="2012-08-22T11:05:00Z">
              <w:rPr>
                <w:rFonts w:cs="Arial"/>
                <w:b/>
                <w:bCs/>
                <w:color w:val="0000FF"/>
                <w:sz w:val="16"/>
                <w:szCs w:val="20"/>
              </w:rPr>
            </w:rPrChange>
          </w:rPr>
          <w:t xml:space="preserve"> Controller on the left hand side of the main screen can control the fuel</w:t>
        </w:r>
        <w:r>
          <w:rPr>
            <w:rFonts w:cs="Arial"/>
          </w:rPr>
          <w:t>.</w:t>
        </w:r>
      </w:ins>
    </w:p>
    <w:p w:rsidR="00425D75" w:rsidRDefault="00425D75" w:rsidP="00425D75">
      <w:pPr>
        <w:pStyle w:val="BodyText"/>
        <w:ind w:left="720"/>
        <w:divId w:val="1665861996"/>
        <w:rPr>
          <w:ins w:id="874" w:author="Retalix" w:date="2012-08-22T11:06:00Z"/>
          <w:rFonts w:cs="Arial"/>
          <w:szCs w:val="20"/>
        </w:rPr>
      </w:pPr>
      <w:ins w:id="875" w:author="Retalix" w:date="2012-08-22T09:29:00Z">
        <w:r>
          <w:rPr>
            <w:rFonts w:cs="Arial"/>
            <w:u w:val="single"/>
          </w:rPr>
          <w:t>Details</w:t>
        </w:r>
        <w:r w:rsidRPr="0040167D">
          <w:rPr>
            <w:rFonts w:cs="Arial"/>
            <w:szCs w:val="20"/>
            <w:u w:val="single"/>
          </w:rPr>
          <w:t>:</w:t>
        </w:r>
        <w:r>
          <w:rPr>
            <w:rFonts w:cs="Arial"/>
            <w:szCs w:val="20"/>
            <w:u w:val="single"/>
          </w:rPr>
          <w:t xml:space="preserve"> </w:t>
        </w:r>
      </w:ins>
      <w:ins w:id="876" w:author="Retalix" w:date="2012-08-22T09:49:00Z">
        <w:r w:rsidR="000E3BA9">
          <w:rPr>
            <w:rFonts w:cs="Arial"/>
            <w:szCs w:val="20"/>
          </w:rPr>
          <w:t>Fuel component.</w:t>
        </w:r>
      </w:ins>
    </w:p>
    <w:p w:rsidR="007E64AC" w:rsidRPr="00B61940" w:rsidRDefault="00FA6273" w:rsidP="00425D75">
      <w:pPr>
        <w:pStyle w:val="BodyText"/>
        <w:ind w:left="720"/>
        <w:divId w:val="1665861996"/>
        <w:rPr>
          <w:ins w:id="877" w:author="Retalix" w:date="2012-08-22T09:29:00Z"/>
          <w:rStyle w:val="Hyperlink"/>
          <w:rFonts w:cs="Verdana"/>
          <w:u w:val="single"/>
          <w:rPrChange w:id="878" w:author="Retalix" w:date="2012-08-26T13:57:00Z">
            <w:rPr>
              <w:ins w:id="879" w:author="Retalix" w:date="2012-08-22T09:29:00Z"/>
              <w:rFonts w:cs="Arial"/>
              <w:szCs w:val="20"/>
            </w:rPr>
          </w:rPrChange>
        </w:rPr>
      </w:pPr>
      <w:ins w:id="880" w:author="Retalix" w:date="2012-08-22T11:06:00Z">
        <w:r w:rsidRPr="00FA6273">
          <w:rPr>
            <w:rFonts w:cs="Arial"/>
            <w:rPrChange w:id="881" w:author="Retalix" w:date="2012-08-22T11:06:00Z">
              <w:rPr>
                <w:rFonts w:cs="Arial"/>
                <w:color w:val="0000FF"/>
                <w:sz w:val="16"/>
                <w:szCs w:val="16"/>
                <w:u w:val="single"/>
              </w:rPr>
            </w:rPrChange>
          </w:rPr>
          <w:t xml:space="preserve">See more functionality in </w:t>
        </w:r>
        <w:r w:rsidRPr="00FA6273">
          <w:rPr>
            <w:rStyle w:val="Hyperlink"/>
            <w:rFonts w:cs="Verdana"/>
            <w:u w:val="single"/>
            <w:rPrChange w:id="882" w:author="Retalix" w:date="2012-08-26T13:57:00Z">
              <w:rPr>
                <w:rFonts w:cs="Arial"/>
                <w:bCs/>
                <w:color w:val="0000FF"/>
                <w:sz w:val="16"/>
                <w:szCs w:val="20"/>
              </w:rPr>
            </w:rPrChange>
          </w:rPr>
          <w:t>Forecourt Data Flow.ppt</w:t>
        </w:r>
      </w:ins>
    </w:p>
    <w:p w:rsidR="00425D75" w:rsidRDefault="00425D75" w:rsidP="00425D75">
      <w:pPr>
        <w:pStyle w:val="BodyText"/>
        <w:ind w:left="720"/>
        <w:divId w:val="1665861996"/>
        <w:rPr>
          <w:ins w:id="883" w:author="Retalix" w:date="2012-08-22T09:28:00Z"/>
          <w:rFonts w:cs="Arial"/>
          <w:szCs w:val="20"/>
        </w:rPr>
      </w:pPr>
    </w:p>
    <w:p w:rsidR="00425D75" w:rsidRPr="00BF45D1" w:rsidRDefault="00425D75" w:rsidP="00425D75">
      <w:pPr>
        <w:pStyle w:val="BodyText"/>
        <w:numPr>
          <w:ilvl w:val="0"/>
          <w:numId w:val="37"/>
        </w:numPr>
        <w:divId w:val="1665861996"/>
        <w:rPr>
          <w:ins w:id="884" w:author="Retalix" w:date="2012-08-22T09:28:00Z"/>
          <w:b/>
          <w:bCs/>
          <w:highlight w:val="cyan"/>
          <w:u w:val="single"/>
        </w:rPr>
      </w:pPr>
      <w:ins w:id="885" w:author="Retalix" w:date="2012-08-22T09:28:00Z">
        <w:r>
          <w:rPr>
            <w:rFonts w:cs="Arial"/>
            <w:b/>
            <w:bCs/>
            <w:szCs w:val="20"/>
            <w:highlight w:val="cyan"/>
            <w:u w:val="single"/>
          </w:rPr>
          <w:t>POSAPI</w:t>
        </w:r>
        <w:r w:rsidRPr="00BF45D1">
          <w:rPr>
            <w:rFonts w:cs="Arial"/>
            <w:b/>
            <w:bCs/>
            <w:szCs w:val="20"/>
            <w:highlight w:val="cyan"/>
            <w:u w:val="single"/>
          </w:rPr>
          <w:t>.exe</w:t>
        </w:r>
      </w:ins>
    </w:p>
    <w:p w:rsidR="00425D75" w:rsidRPr="00807F03" w:rsidRDefault="00FA6273" w:rsidP="00425D75">
      <w:pPr>
        <w:pStyle w:val="BodyText"/>
        <w:ind w:left="720"/>
        <w:divId w:val="1665861996"/>
        <w:rPr>
          <w:ins w:id="886" w:author="Retalix" w:date="2012-08-22T09:28:00Z"/>
          <w:rFonts w:cs="Arial"/>
          <w:rPrChange w:id="887" w:author="Retalix" w:date="2012-08-22T10:58:00Z">
            <w:rPr>
              <w:ins w:id="888" w:author="Retalix" w:date="2012-08-22T09:28:00Z"/>
              <w:rFonts w:cs="Arial"/>
              <w:highlight w:val="cyan"/>
            </w:rPr>
          </w:rPrChange>
        </w:rPr>
      </w:pPr>
      <w:ins w:id="889" w:author="Retalix" w:date="2012-08-22T09:28:00Z">
        <w:r w:rsidRPr="00FA6273">
          <w:rPr>
            <w:rFonts w:cs="Arial"/>
            <w:u w:val="single"/>
            <w:rPrChange w:id="890" w:author="Retalix" w:date="2012-08-22T10:58:00Z">
              <w:rPr>
                <w:rFonts w:cs="Arial"/>
                <w:color w:val="0000FF"/>
                <w:sz w:val="16"/>
                <w:szCs w:val="16"/>
                <w:highlight w:val="cyan"/>
                <w:u w:val="single"/>
              </w:rPr>
            </w:rPrChange>
          </w:rPr>
          <w:t>Type</w:t>
        </w:r>
        <w:r w:rsidRPr="00FA6273">
          <w:rPr>
            <w:rFonts w:cs="Arial"/>
            <w:rPrChange w:id="891" w:author="Retalix" w:date="2012-08-22T10:58:00Z">
              <w:rPr>
                <w:rFonts w:cs="Arial"/>
                <w:color w:val="0000FF"/>
                <w:sz w:val="16"/>
                <w:szCs w:val="16"/>
                <w:highlight w:val="cyan"/>
              </w:rPr>
            </w:rPrChange>
          </w:rPr>
          <w:t>: COM component. It is implemented in Delphi.</w:t>
        </w:r>
      </w:ins>
    </w:p>
    <w:p w:rsidR="00C146DD" w:rsidRPr="00C146DD" w:rsidRDefault="00FA6273">
      <w:pPr>
        <w:pStyle w:val="BodyText"/>
        <w:ind w:left="720"/>
        <w:divId w:val="1665861996"/>
        <w:rPr>
          <w:ins w:id="892" w:author="Retalix" w:date="2012-08-22T09:28:00Z"/>
          <w:rFonts w:cs="Arial"/>
          <w:rPrChange w:id="893" w:author="Retalix" w:date="2012-08-22T11:01:00Z">
            <w:rPr>
              <w:ins w:id="894" w:author="Retalix" w:date="2012-08-22T09:28:00Z"/>
              <w:rFonts w:cs="Arial"/>
              <w:highlight w:val="cyan"/>
            </w:rPr>
          </w:rPrChange>
        </w:rPr>
      </w:pPr>
      <w:ins w:id="895" w:author="Retalix" w:date="2012-08-22T09:28:00Z">
        <w:r w:rsidRPr="00FA6273">
          <w:rPr>
            <w:rFonts w:cs="Arial"/>
            <w:u w:val="single"/>
            <w:rPrChange w:id="896" w:author="Retalix" w:date="2012-08-22T11:01:00Z">
              <w:rPr>
                <w:rFonts w:cs="Arial"/>
                <w:color w:val="0000FF"/>
                <w:sz w:val="16"/>
                <w:szCs w:val="16"/>
                <w:highlight w:val="cyan"/>
                <w:u w:val="single"/>
              </w:rPr>
            </w:rPrChange>
          </w:rPr>
          <w:t>Responsibility</w:t>
        </w:r>
        <w:r w:rsidRPr="00FA6273">
          <w:rPr>
            <w:rFonts w:cs="Arial"/>
            <w:rPrChange w:id="897" w:author="Retalix" w:date="2012-08-22T11:01:00Z">
              <w:rPr>
                <w:rFonts w:cs="Arial"/>
                <w:color w:val="0000FF"/>
                <w:sz w:val="16"/>
                <w:szCs w:val="16"/>
                <w:highlight w:val="cyan"/>
              </w:rPr>
            </w:rPrChange>
          </w:rPr>
          <w:t xml:space="preserve">: </w:t>
        </w:r>
      </w:ins>
      <w:ins w:id="898" w:author="Retalix" w:date="2012-08-22T11:00:00Z">
        <w:r w:rsidRPr="00FA6273">
          <w:rPr>
            <w:rPrChange w:id="899" w:author="Retalix" w:date="2012-08-22T11:01:00Z">
              <w:rPr>
                <w:color w:val="0000FF"/>
                <w:sz w:val="16"/>
                <w:szCs w:val="16"/>
                <w:highlight w:val="cyan"/>
              </w:rPr>
            </w:rPrChange>
          </w:rPr>
          <w:t>Make a layer between the Positive32 to the PosILAPI</w:t>
        </w:r>
      </w:ins>
      <w:ins w:id="900" w:author="Retalix" w:date="2012-08-22T09:28:00Z">
        <w:r w:rsidRPr="00FA6273">
          <w:rPr>
            <w:rFonts w:cs="Arial"/>
            <w:rPrChange w:id="901" w:author="Retalix" w:date="2012-08-22T11:01:00Z">
              <w:rPr>
                <w:rFonts w:cs="Arial"/>
                <w:color w:val="0000FF"/>
                <w:sz w:val="16"/>
                <w:szCs w:val="16"/>
                <w:highlight w:val="cyan"/>
              </w:rPr>
            </w:rPrChange>
          </w:rPr>
          <w:t>.</w:t>
        </w:r>
      </w:ins>
    </w:p>
    <w:p w:rsidR="00C146DD" w:rsidRDefault="00425D75">
      <w:pPr>
        <w:pStyle w:val="BodyText"/>
        <w:ind w:left="720"/>
        <w:divId w:val="1665861996"/>
        <w:rPr>
          <w:ins w:id="902" w:author="Retalix" w:date="2012-08-22T09:28:00Z"/>
          <w:rFonts w:cs="Arial"/>
          <w:szCs w:val="20"/>
          <w:u w:val="single"/>
        </w:rPr>
      </w:pPr>
      <w:ins w:id="903" w:author="Retalix" w:date="2012-08-22T09:28:00Z">
        <w:r w:rsidRPr="00BF45D1">
          <w:rPr>
            <w:rFonts w:cs="Arial"/>
            <w:highlight w:val="cyan"/>
            <w:u w:val="single"/>
          </w:rPr>
          <w:t>Details</w:t>
        </w:r>
        <w:r w:rsidRPr="00BF45D1">
          <w:rPr>
            <w:rFonts w:cs="Arial"/>
            <w:szCs w:val="20"/>
            <w:highlight w:val="cyan"/>
            <w:u w:val="single"/>
          </w:rPr>
          <w:t xml:space="preserve">: </w:t>
        </w:r>
      </w:ins>
      <w:ins w:id="904" w:author="Retalix" w:date="2012-08-22T11:03:00Z">
        <w:r w:rsidR="007E64AC">
          <w:rPr>
            <w:rFonts w:cs="Arial"/>
            <w:szCs w:val="20"/>
            <w:highlight w:val="cyan"/>
          </w:rPr>
          <w:t>POSAPI</w:t>
        </w:r>
      </w:ins>
      <w:ins w:id="905" w:author="Retalix" w:date="2012-08-22T09:28:00Z">
        <w:r w:rsidRPr="00BF45D1">
          <w:rPr>
            <w:rFonts w:cs="Arial"/>
            <w:szCs w:val="20"/>
            <w:highlight w:val="cyan"/>
          </w:rPr>
          <w:t>.docx.</w:t>
        </w:r>
      </w:ins>
    </w:p>
    <w:p w:rsidR="00425D75" w:rsidRDefault="00425D75" w:rsidP="00425D75">
      <w:pPr>
        <w:pStyle w:val="BodyText"/>
        <w:ind w:left="720"/>
        <w:divId w:val="1665861996"/>
        <w:rPr>
          <w:ins w:id="906" w:author="Retalix" w:date="2012-08-22T11:03:00Z"/>
          <w:rFonts w:cs="Arial"/>
          <w:szCs w:val="20"/>
        </w:rPr>
      </w:pPr>
      <w:ins w:id="907" w:author="Retalix" w:date="2012-08-22T09:28:00Z">
        <w:r>
          <w:rPr>
            <w:rFonts w:cs="Arial"/>
            <w:u w:val="single"/>
          </w:rPr>
          <w:t>Interface:</w:t>
        </w:r>
        <w:r w:rsidRPr="00425D75">
          <w:rPr>
            <w:rFonts w:cs="Arial"/>
            <w:szCs w:val="20"/>
          </w:rPr>
          <w:t xml:space="preserve"> PositiveAPI_TLB.</w:t>
        </w:r>
      </w:ins>
    </w:p>
    <w:p w:rsidR="007E64AC" w:rsidRDefault="007E64AC" w:rsidP="00425D75">
      <w:pPr>
        <w:pStyle w:val="BodyText"/>
        <w:ind w:left="720"/>
        <w:divId w:val="1665861996"/>
        <w:rPr>
          <w:ins w:id="908" w:author="Retalix" w:date="2012-08-22T11:03:00Z"/>
          <w:rFonts w:cs="Arial"/>
          <w:szCs w:val="20"/>
          <w:u w:val="single"/>
        </w:rPr>
      </w:pPr>
    </w:p>
    <w:p w:rsidR="00C146DD" w:rsidRDefault="007E64AC">
      <w:pPr>
        <w:pStyle w:val="BodyText"/>
        <w:numPr>
          <w:ilvl w:val="0"/>
          <w:numId w:val="37"/>
        </w:numPr>
        <w:divId w:val="1665861996"/>
        <w:rPr>
          <w:ins w:id="909" w:author="Retalix" w:date="2012-08-22T11:03:00Z"/>
          <w:b/>
          <w:bCs/>
          <w:highlight w:val="cyan"/>
          <w:u w:val="single"/>
        </w:rPr>
      </w:pPr>
      <w:ins w:id="910" w:author="Retalix" w:date="2012-08-22T11:03:00Z">
        <w:r>
          <w:rPr>
            <w:rFonts w:cs="Arial"/>
            <w:b/>
            <w:bCs/>
            <w:szCs w:val="20"/>
            <w:highlight w:val="cyan"/>
            <w:u w:val="single"/>
          </w:rPr>
          <w:t>PosILAPI</w:t>
        </w:r>
        <w:r w:rsidRPr="00BF45D1">
          <w:rPr>
            <w:rFonts w:cs="Arial"/>
            <w:b/>
            <w:bCs/>
            <w:szCs w:val="20"/>
            <w:highlight w:val="cyan"/>
            <w:u w:val="single"/>
          </w:rPr>
          <w:t>.exe</w:t>
        </w:r>
      </w:ins>
    </w:p>
    <w:p w:rsidR="007E64AC" w:rsidRPr="00807F03" w:rsidRDefault="007E64AC" w:rsidP="007E64AC">
      <w:pPr>
        <w:pStyle w:val="BodyText"/>
        <w:ind w:left="720"/>
        <w:divId w:val="1665861996"/>
        <w:rPr>
          <w:ins w:id="911" w:author="Retalix" w:date="2012-08-22T11:03:00Z"/>
          <w:rFonts w:cs="Arial"/>
        </w:rPr>
      </w:pPr>
      <w:ins w:id="912" w:author="Retalix" w:date="2012-08-22T11:03:00Z">
        <w:r w:rsidRPr="00807F03">
          <w:rPr>
            <w:rFonts w:cs="Arial"/>
            <w:u w:val="single"/>
          </w:rPr>
          <w:t>Type</w:t>
        </w:r>
        <w:r w:rsidRPr="00807F03">
          <w:rPr>
            <w:rFonts w:cs="Arial"/>
          </w:rPr>
          <w:t>: COM component. It is implemented in Delphi.</w:t>
        </w:r>
      </w:ins>
    </w:p>
    <w:p w:rsidR="00C146DD" w:rsidRDefault="007E64AC">
      <w:pPr>
        <w:pStyle w:val="BodyText"/>
        <w:ind w:left="720"/>
        <w:divId w:val="1665861996"/>
        <w:rPr>
          <w:ins w:id="913" w:author="Retalix" w:date="2012-08-22T11:03:00Z"/>
          <w:rFonts w:cs="Arial"/>
        </w:rPr>
      </w:pPr>
      <w:ins w:id="914" w:author="Retalix" w:date="2012-08-22T11:03:00Z">
        <w:r w:rsidRPr="007E64AC">
          <w:rPr>
            <w:rFonts w:cs="Arial"/>
            <w:u w:val="single"/>
          </w:rPr>
          <w:t>Responsibility</w:t>
        </w:r>
        <w:r w:rsidRPr="007E64AC">
          <w:rPr>
            <w:rFonts w:cs="Arial"/>
          </w:rPr>
          <w:t xml:space="preserve">: </w:t>
        </w:r>
        <w:r>
          <w:t>Connect to 3-party application</w:t>
        </w:r>
        <w:r w:rsidRPr="007E64AC">
          <w:rPr>
            <w:rFonts w:cs="Arial"/>
          </w:rPr>
          <w:t>.</w:t>
        </w:r>
      </w:ins>
    </w:p>
    <w:p w:rsidR="007E64AC" w:rsidRDefault="007E64AC" w:rsidP="007E64AC">
      <w:pPr>
        <w:pStyle w:val="BodyText"/>
        <w:ind w:left="720"/>
        <w:divId w:val="1665861996"/>
        <w:rPr>
          <w:ins w:id="915" w:author="Retalix" w:date="2012-08-22T11:23:00Z"/>
          <w:rFonts w:cs="Arial"/>
          <w:szCs w:val="20"/>
          <w:u w:val="single"/>
        </w:rPr>
      </w:pPr>
      <w:ins w:id="916" w:author="Retalix" w:date="2012-08-22T11:03:00Z">
        <w:r w:rsidRPr="00BF45D1">
          <w:rPr>
            <w:rFonts w:cs="Arial"/>
            <w:highlight w:val="cyan"/>
            <w:u w:val="single"/>
          </w:rPr>
          <w:t>Details</w:t>
        </w:r>
        <w:r w:rsidRPr="00BF45D1">
          <w:rPr>
            <w:rFonts w:cs="Arial"/>
            <w:szCs w:val="20"/>
            <w:highlight w:val="cyan"/>
            <w:u w:val="single"/>
          </w:rPr>
          <w:t xml:space="preserve">: </w:t>
        </w:r>
        <w:r>
          <w:rPr>
            <w:rFonts w:cs="Arial"/>
            <w:szCs w:val="20"/>
            <w:highlight w:val="cyan"/>
          </w:rPr>
          <w:t>POSAPI</w:t>
        </w:r>
        <w:r w:rsidRPr="00BF45D1">
          <w:rPr>
            <w:rFonts w:cs="Arial"/>
            <w:szCs w:val="20"/>
            <w:highlight w:val="cyan"/>
          </w:rPr>
          <w:t>.docx.</w:t>
        </w:r>
      </w:ins>
    </w:p>
    <w:p w:rsidR="00940A7C" w:rsidRPr="00940A7C" w:rsidRDefault="00FA6273" w:rsidP="007E64AC">
      <w:pPr>
        <w:pStyle w:val="BodyText"/>
        <w:ind w:left="720"/>
        <w:divId w:val="1665861996"/>
        <w:rPr>
          <w:ins w:id="917" w:author="Retalix" w:date="2012-08-22T11:03:00Z"/>
          <w:rFonts w:cs="Arial"/>
          <w:szCs w:val="20"/>
          <w:rPrChange w:id="918" w:author="Retalix" w:date="2012-08-22T11:23:00Z">
            <w:rPr>
              <w:ins w:id="919" w:author="Retalix" w:date="2012-08-22T11:03:00Z"/>
              <w:rFonts w:cs="Arial"/>
              <w:szCs w:val="20"/>
              <w:u w:val="single"/>
            </w:rPr>
          </w:rPrChange>
        </w:rPr>
      </w:pPr>
      <w:ins w:id="920" w:author="Retalix" w:date="2012-08-22T11:23:00Z">
        <w:r w:rsidRPr="00FA6273">
          <w:rPr>
            <w:rFonts w:cs="Arial"/>
            <w:rPrChange w:id="921" w:author="Retalix" w:date="2012-08-22T11:23:00Z">
              <w:rPr>
                <w:rFonts w:cs="Arial"/>
                <w:color w:val="0000FF"/>
                <w:sz w:val="16"/>
                <w:szCs w:val="16"/>
                <w:u w:val="single"/>
              </w:rPr>
            </w:rPrChange>
          </w:rPr>
          <w:t>The connection to the 3-</w:t>
        </w:r>
        <w:r w:rsidRPr="00FA6273">
          <w:rPr>
            <w:rFonts w:cs="Arial"/>
            <w:szCs w:val="20"/>
            <w:rPrChange w:id="922" w:author="Retalix" w:date="2012-08-22T11:23:00Z">
              <w:rPr>
                <w:rFonts w:cs="Arial"/>
                <w:color w:val="0000FF"/>
                <w:sz w:val="16"/>
                <w:szCs w:val="20"/>
                <w:u w:val="single"/>
              </w:rPr>
            </w:rPrChange>
          </w:rPr>
          <w:t xml:space="preserve">party is by </w:t>
        </w:r>
      </w:ins>
      <w:ins w:id="923" w:author="Retalix" w:date="2012-08-22T11:24:00Z">
        <w:r w:rsidR="00A62CE0">
          <w:rPr>
            <w:rFonts w:cs="Arial"/>
            <w:szCs w:val="20"/>
          </w:rPr>
          <w:t>TCP/IP</w:t>
        </w:r>
      </w:ins>
      <w:ins w:id="924" w:author="Retalix" w:date="2012-08-22T11:23:00Z">
        <w:r w:rsidRPr="00FA6273">
          <w:rPr>
            <w:rFonts w:cs="Arial"/>
            <w:szCs w:val="20"/>
            <w:rPrChange w:id="925" w:author="Retalix" w:date="2012-08-22T11:23:00Z">
              <w:rPr>
                <w:rFonts w:cs="Arial"/>
                <w:color w:val="0000FF"/>
                <w:sz w:val="16"/>
                <w:szCs w:val="20"/>
                <w:u w:val="single"/>
              </w:rPr>
            </w:rPrChange>
          </w:rPr>
          <w:t>.</w:t>
        </w:r>
      </w:ins>
    </w:p>
    <w:p w:rsidR="007E64AC" w:rsidRDefault="007E64AC" w:rsidP="007E64AC">
      <w:pPr>
        <w:pStyle w:val="BodyText"/>
        <w:ind w:left="720"/>
        <w:divId w:val="1665861996"/>
        <w:rPr>
          <w:ins w:id="926" w:author="Retalix" w:date="2012-08-22T11:03:00Z"/>
          <w:rFonts w:cs="Arial"/>
          <w:szCs w:val="20"/>
          <w:u w:val="single"/>
        </w:rPr>
      </w:pPr>
      <w:ins w:id="927" w:author="Retalix" w:date="2012-08-22T11:03:00Z">
        <w:r>
          <w:rPr>
            <w:rFonts w:cs="Arial"/>
            <w:u w:val="single"/>
          </w:rPr>
          <w:t>Interface:</w:t>
        </w:r>
        <w:r w:rsidRPr="00425D75">
          <w:rPr>
            <w:rFonts w:cs="Arial"/>
            <w:szCs w:val="20"/>
          </w:rPr>
          <w:t xml:space="preserve"> P</w:t>
        </w:r>
        <w:r>
          <w:rPr>
            <w:rFonts w:cs="Arial"/>
            <w:szCs w:val="20"/>
          </w:rPr>
          <w:t>os</w:t>
        </w:r>
      </w:ins>
      <w:ins w:id="928" w:author="Retalix" w:date="2012-08-22T11:04:00Z">
        <w:r>
          <w:rPr>
            <w:rFonts w:cs="Arial"/>
            <w:szCs w:val="20"/>
          </w:rPr>
          <w:t>IL</w:t>
        </w:r>
      </w:ins>
      <w:ins w:id="929" w:author="Retalix" w:date="2012-08-22T11:03:00Z">
        <w:r w:rsidRPr="00425D75">
          <w:rPr>
            <w:rFonts w:cs="Arial"/>
            <w:szCs w:val="20"/>
          </w:rPr>
          <w:t>API_TLB.</w:t>
        </w:r>
      </w:ins>
    </w:p>
    <w:p w:rsidR="00000000" w:rsidRDefault="00DA6272">
      <w:pPr>
        <w:pStyle w:val="BodyText"/>
        <w:divId w:val="1665861996"/>
        <w:rPr>
          <w:ins w:id="930" w:author="Retalix" w:date="2012-08-22T09:28:00Z"/>
          <w:rFonts w:cs="Arial"/>
          <w:szCs w:val="20"/>
          <w:u w:val="single"/>
        </w:rPr>
        <w:pPrChange w:id="931" w:author="Retalix" w:date="2012-08-22T11:24:00Z">
          <w:pPr>
            <w:pStyle w:val="BodyText"/>
            <w:ind w:left="720"/>
            <w:divId w:val="1665861996"/>
          </w:pPr>
        </w:pPrChange>
      </w:pPr>
    </w:p>
    <w:p w:rsidR="00425D75" w:rsidRPr="00BF45D1" w:rsidRDefault="00425D75" w:rsidP="00425D75">
      <w:pPr>
        <w:pStyle w:val="BodyText"/>
        <w:numPr>
          <w:ilvl w:val="0"/>
          <w:numId w:val="37"/>
        </w:numPr>
        <w:divId w:val="1665861996"/>
        <w:rPr>
          <w:ins w:id="932" w:author="Retalix" w:date="2012-08-22T09:28:00Z"/>
          <w:b/>
          <w:bCs/>
          <w:highlight w:val="cyan"/>
          <w:u w:val="single"/>
        </w:rPr>
      </w:pPr>
      <w:ins w:id="933" w:author="Retalix" w:date="2012-08-22T09:28:00Z">
        <w:r>
          <w:rPr>
            <w:rFonts w:cs="Arial"/>
            <w:b/>
            <w:bCs/>
            <w:szCs w:val="20"/>
            <w:highlight w:val="cyan"/>
            <w:u w:val="single"/>
          </w:rPr>
          <w:t>EServices</w:t>
        </w:r>
        <w:r w:rsidRPr="00BF45D1">
          <w:rPr>
            <w:rFonts w:cs="Arial"/>
            <w:b/>
            <w:bCs/>
            <w:szCs w:val="20"/>
            <w:highlight w:val="cyan"/>
            <w:u w:val="single"/>
          </w:rPr>
          <w:t>.exe</w:t>
        </w:r>
      </w:ins>
    </w:p>
    <w:p w:rsidR="00425D75" w:rsidRPr="007E64AC" w:rsidRDefault="00FA6273" w:rsidP="00425D75">
      <w:pPr>
        <w:pStyle w:val="BodyText"/>
        <w:ind w:left="720"/>
        <w:divId w:val="1665861996"/>
        <w:rPr>
          <w:ins w:id="934" w:author="Retalix" w:date="2012-08-22T09:28:00Z"/>
          <w:rFonts w:cs="Arial"/>
          <w:rPrChange w:id="935" w:author="Retalix" w:date="2012-08-22T11:04:00Z">
            <w:rPr>
              <w:ins w:id="936" w:author="Retalix" w:date="2012-08-22T09:28:00Z"/>
              <w:rFonts w:cs="Arial"/>
              <w:highlight w:val="cyan"/>
            </w:rPr>
          </w:rPrChange>
        </w:rPr>
      </w:pPr>
      <w:ins w:id="937" w:author="Retalix" w:date="2012-08-22T09:28:00Z">
        <w:r w:rsidRPr="00FA6273">
          <w:rPr>
            <w:rFonts w:cs="Arial"/>
            <w:u w:val="single"/>
            <w:rPrChange w:id="938" w:author="Retalix" w:date="2012-08-22T11:04:00Z">
              <w:rPr>
                <w:rFonts w:cs="Arial"/>
                <w:color w:val="0000FF"/>
                <w:sz w:val="16"/>
                <w:szCs w:val="16"/>
                <w:highlight w:val="cyan"/>
                <w:u w:val="single"/>
              </w:rPr>
            </w:rPrChange>
          </w:rPr>
          <w:t>Type</w:t>
        </w:r>
        <w:r w:rsidRPr="00FA6273">
          <w:rPr>
            <w:rFonts w:cs="Arial"/>
            <w:rPrChange w:id="939" w:author="Retalix" w:date="2012-08-22T11:04:00Z">
              <w:rPr>
                <w:rFonts w:cs="Arial"/>
                <w:color w:val="0000FF"/>
                <w:sz w:val="16"/>
                <w:szCs w:val="16"/>
                <w:highlight w:val="cyan"/>
              </w:rPr>
            </w:rPrChange>
          </w:rPr>
          <w:t>: COM component. It is implemented in Delphi.</w:t>
        </w:r>
      </w:ins>
    </w:p>
    <w:p w:rsidR="00C146DD" w:rsidRDefault="00FA6273">
      <w:pPr>
        <w:pStyle w:val="BodyText"/>
        <w:ind w:left="720"/>
        <w:divId w:val="1665861996"/>
        <w:rPr>
          <w:ins w:id="940" w:author="Retalix" w:date="2012-08-22T09:28:00Z"/>
          <w:rFonts w:cs="Arial"/>
          <w:highlight w:val="cyan"/>
        </w:rPr>
      </w:pPr>
      <w:ins w:id="941" w:author="Retalix" w:date="2012-08-22T09:28:00Z">
        <w:r w:rsidRPr="00FA6273">
          <w:rPr>
            <w:rFonts w:cs="Arial"/>
            <w:u w:val="single"/>
            <w:rPrChange w:id="942" w:author="Retalix" w:date="2012-08-22T11:04:00Z">
              <w:rPr>
                <w:rFonts w:cs="Arial"/>
                <w:color w:val="0000FF"/>
                <w:sz w:val="16"/>
                <w:szCs w:val="16"/>
                <w:highlight w:val="cyan"/>
                <w:u w:val="single"/>
              </w:rPr>
            </w:rPrChange>
          </w:rPr>
          <w:t>Responsibility</w:t>
        </w:r>
        <w:r w:rsidRPr="00FA6273">
          <w:rPr>
            <w:rFonts w:cs="Arial"/>
            <w:rPrChange w:id="943" w:author="Retalix" w:date="2012-08-22T11:04:00Z">
              <w:rPr>
                <w:rFonts w:cs="Arial"/>
                <w:color w:val="0000FF"/>
                <w:sz w:val="16"/>
                <w:szCs w:val="16"/>
                <w:highlight w:val="cyan"/>
              </w:rPr>
            </w:rPrChange>
          </w:rPr>
          <w:t xml:space="preserve">: </w:t>
        </w:r>
      </w:ins>
      <w:ins w:id="944" w:author="Retalix" w:date="2012-08-22T11:04:00Z">
        <w:r w:rsidRPr="00FA6273">
          <w:rPr>
            <w:rPrChange w:id="945" w:author="Retalix" w:date="2012-08-22T11:04:00Z">
              <w:rPr>
                <w:color w:val="0000FF"/>
                <w:sz w:val="16"/>
                <w:szCs w:val="16"/>
                <w:highlight w:val="cyan"/>
              </w:rPr>
            </w:rPrChange>
          </w:rPr>
          <w:t>Application that connect to 3-party</w:t>
        </w:r>
      </w:ins>
      <w:ins w:id="946" w:author="Retalix" w:date="2012-08-22T09:28:00Z">
        <w:r w:rsidRPr="00FA6273">
          <w:rPr>
            <w:rFonts w:cs="Arial"/>
            <w:rPrChange w:id="947" w:author="Retalix" w:date="2012-08-22T11:04:00Z">
              <w:rPr>
                <w:rFonts w:cs="Arial"/>
                <w:color w:val="0000FF"/>
                <w:sz w:val="16"/>
                <w:szCs w:val="16"/>
                <w:highlight w:val="cyan"/>
              </w:rPr>
            </w:rPrChange>
          </w:rPr>
          <w:t>.</w:t>
        </w:r>
      </w:ins>
    </w:p>
    <w:p w:rsidR="00C146DD" w:rsidRDefault="00425D75">
      <w:pPr>
        <w:pStyle w:val="BodyText"/>
        <w:ind w:left="720"/>
        <w:divId w:val="1665861996"/>
        <w:rPr>
          <w:ins w:id="948" w:author="Retalix" w:date="2012-08-22T11:23:00Z"/>
          <w:rFonts w:cs="Arial"/>
          <w:szCs w:val="20"/>
        </w:rPr>
      </w:pPr>
      <w:ins w:id="949" w:author="Retalix" w:date="2012-08-22T09:28:00Z">
        <w:r w:rsidRPr="00BF45D1">
          <w:rPr>
            <w:rFonts w:cs="Arial"/>
            <w:highlight w:val="cyan"/>
            <w:u w:val="single"/>
          </w:rPr>
          <w:t>Details</w:t>
        </w:r>
        <w:r w:rsidRPr="00BF45D1">
          <w:rPr>
            <w:rFonts w:cs="Arial"/>
            <w:szCs w:val="20"/>
            <w:highlight w:val="cyan"/>
            <w:u w:val="single"/>
          </w:rPr>
          <w:t xml:space="preserve">: </w:t>
        </w:r>
      </w:ins>
      <w:ins w:id="950" w:author="Retalix" w:date="2012-08-22T11:04:00Z">
        <w:r w:rsidR="007E64AC">
          <w:rPr>
            <w:rFonts w:cs="Arial"/>
            <w:szCs w:val="20"/>
            <w:highlight w:val="cyan"/>
          </w:rPr>
          <w:t>EServices</w:t>
        </w:r>
      </w:ins>
      <w:ins w:id="951" w:author="Retalix" w:date="2012-08-22T09:28:00Z">
        <w:r w:rsidRPr="00BF45D1">
          <w:rPr>
            <w:rFonts w:cs="Arial"/>
            <w:szCs w:val="20"/>
            <w:highlight w:val="cyan"/>
          </w:rPr>
          <w:t>.docx.</w:t>
        </w:r>
      </w:ins>
    </w:p>
    <w:p w:rsidR="00C146DD" w:rsidRDefault="00FA6273">
      <w:pPr>
        <w:pStyle w:val="BodyText"/>
        <w:ind w:left="720"/>
        <w:divId w:val="1665861996"/>
        <w:rPr>
          <w:ins w:id="952" w:author="Retalix" w:date="2012-08-22T09:28:00Z"/>
          <w:rFonts w:cs="Arial"/>
          <w:szCs w:val="20"/>
        </w:rPr>
      </w:pPr>
      <w:ins w:id="953" w:author="Retalix" w:date="2012-08-22T11:23:00Z">
        <w:r w:rsidRPr="00FA6273">
          <w:rPr>
            <w:rFonts w:cs="Arial"/>
            <w:rPrChange w:id="954" w:author="Retalix" w:date="2012-08-22T11:23:00Z">
              <w:rPr>
                <w:rFonts w:cs="Arial"/>
                <w:color w:val="0000FF"/>
                <w:sz w:val="16"/>
                <w:szCs w:val="16"/>
                <w:u w:val="single"/>
              </w:rPr>
            </w:rPrChange>
          </w:rPr>
          <w:lastRenderedPageBreak/>
          <w:t>The connection to the 3-</w:t>
        </w:r>
        <w:r w:rsidRPr="00FA6273">
          <w:rPr>
            <w:rFonts w:cs="Arial"/>
            <w:szCs w:val="20"/>
            <w:rPrChange w:id="955" w:author="Retalix" w:date="2012-08-22T11:23:00Z">
              <w:rPr>
                <w:rFonts w:cs="Arial"/>
                <w:color w:val="0000FF"/>
                <w:sz w:val="16"/>
                <w:szCs w:val="20"/>
                <w:u w:val="single"/>
              </w:rPr>
            </w:rPrChange>
          </w:rPr>
          <w:t xml:space="preserve">party is by </w:t>
        </w:r>
      </w:ins>
      <w:ins w:id="956" w:author="Retalix" w:date="2012-08-22T11:24:00Z">
        <w:r w:rsidR="00A62CE0">
          <w:rPr>
            <w:rFonts w:cs="Arial"/>
            <w:szCs w:val="20"/>
          </w:rPr>
          <w:t>TCP/IP</w:t>
        </w:r>
      </w:ins>
      <w:ins w:id="957" w:author="Retalix" w:date="2012-08-22T11:23:00Z">
        <w:r w:rsidRPr="00FA6273">
          <w:rPr>
            <w:rFonts w:cs="Arial"/>
            <w:szCs w:val="20"/>
            <w:rPrChange w:id="958" w:author="Retalix" w:date="2012-08-22T11:23:00Z">
              <w:rPr>
                <w:rFonts w:cs="Arial"/>
                <w:color w:val="0000FF"/>
                <w:sz w:val="16"/>
                <w:szCs w:val="20"/>
                <w:u w:val="single"/>
              </w:rPr>
            </w:rPrChange>
          </w:rPr>
          <w:t>.</w:t>
        </w:r>
      </w:ins>
    </w:p>
    <w:p w:rsidR="00425D75" w:rsidRDefault="00425D75" w:rsidP="00425D75">
      <w:pPr>
        <w:pStyle w:val="BodyText"/>
        <w:ind w:left="720"/>
        <w:divId w:val="1665861996"/>
        <w:rPr>
          <w:ins w:id="959" w:author="Retalix" w:date="2012-08-22T09:28:00Z"/>
          <w:rFonts w:cs="Arial"/>
          <w:szCs w:val="20"/>
          <w:u w:val="single"/>
        </w:rPr>
      </w:pPr>
      <w:ins w:id="960" w:author="Retalix" w:date="2012-08-22T09:28:00Z">
        <w:r>
          <w:rPr>
            <w:rFonts w:cs="Arial"/>
            <w:u w:val="single"/>
          </w:rPr>
          <w:t>Interface:</w:t>
        </w:r>
        <w:r w:rsidRPr="00425D75">
          <w:rPr>
            <w:rFonts w:cs="Arial"/>
            <w:szCs w:val="20"/>
          </w:rPr>
          <w:t xml:space="preserve"> Eservices_TLB.</w:t>
        </w:r>
      </w:ins>
    </w:p>
    <w:p w:rsidR="00000000" w:rsidRDefault="00DA6272">
      <w:pPr>
        <w:pStyle w:val="BodyText"/>
        <w:ind w:left="1004"/>
        <w:divId w:val="1665861996"/>
        <w:rPr>
          <w:ins w:id="961" w:author="Retalix" w:date="2012-08-26T10:16:00Z"/>
        </w:rPr>
        <w:pPrChange w:id="962" w:author="Retalix" w:date="2012-08-22T12:15:00Z">
          <w:pPr>
            <w:pStyle w:val="BodyText"/>
            <w:numPr>
              <w:numId w:val="44"/>
            </w:numPr>
            <w:ind w:left="1004" w:hanging="360"/>
            <w:divId w:val="1665861996"/>
          </w:pPr>
        </w:pPrChange>
      </w:pPr>
    </w:p>
    <w:p w:rsidR="00F31F89" w:rsidRDefault="00DA6272" w:rsidP="00F31F89">
      <w:pPr>
        <w:pStyle w:val="BodyText"/>
        <w:ind w:left="1004"/>
        <w:divId w:val="1665861996"/>
        <w:rPr>
          <w:ins w:id="963" w:author="Retalix" w:date="2012-08-26T10:16:00Z"/>
        </w:rPr>
      </w:pPr>
      <w:ins w:id="964" w:author="Retalix" w:date="2012-08-26T10:16:00Z">
        <w:r>
          <w:rPr>
            <w:noProof/>
            <w:rPrChange w:id="965">
              <w:rPr>
                <w:noProof/>
                <w:color w:val="0000FF"/>
                <w:sz w:val="16"/>
                <w:szCs w:val="16"/>
              </w:rPr>
            </w:rPrChange>
          </w:rPr>
          <w:drawing>
            <wp:inline distT="0" distB="0" distL="0" distR="0">
              <wp:extent cx="3838575" cy="1695450"/>
              <wp:effectExtent l="19050" t="0" r="9525"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srcRect/>
                      <a:stretch>
                        <a:fillRect/>
                      </a:stretch>
                    </pic:blipFill>
                    <pic:spPr bwMode="auto">
                      <a:xfrm>
                        <a:off x="0" y="0"/>
                        <a:ext cx="3838575" cy="1695450"/>
                      </a:xfrm>
                      <a:prstGeom prst="rect">
                        <a:avLst/>
                      </a:prstGeom>
                      <a:noFill/>
                      <a:ln w="9525">
                        <a:noFill/>
                        <a:miter lim="800000"/>
                        <a:headEnd/>
                        <a:tailEnd/>
                      </a:ln>
                    </pic:spPr>
                  </pic:pic>
                </a:graphicData>
              </a:graphic>
            </wp:inline>
          </w:drawing>
        </w:r>
      </w:ins>
    </w:p>
    <w:p w:rsidR="00F31F89" w:rsidRDefault="00F31F89" w:rsidP="00F31F89">
      <w:pPr>
        <w:pStyle w:val="BodyText"/>
        <w:numPr>
          <w:ilvl w:val="0"/>
          <w:numId w:val="37"/>
        </w:numPr>
        <w:divId w:val="1665861996"/>
        <w:rPr>
          <w:ins w:id="966" w:author="Retalix" w:date="2012-08-26T10:16:00Z"/>
        </w:rPr>
      </w:pPr>
      <w:ins w:id="967" w:author="Retalix" w:date="2012-08-26T10:16:00Z">
        <w:r w:rsidRPr="009E62E3">
          <w:rPr>
            <w:b/>
            <w:bCs/>
          </w:rPr>
          <w:t>OLASrv2.exe</w:t>
        </w:r>
        <w:r>
          <w:t xml:space="preserve"> – Connect to different links that finally connect to the EFT.</w:t>
        </w:r>
      </w:ins>
    </w:p>
    <w:p w:rsidR="00F31F89" w:rsidRDefault="00F31F89" w:rsidP="00F31F89">
      <w:pPr>
        <w:pStyle w:val="BodyText"/>
        <w:numPr>
          <w:ilvl w:val="0"/>
          <w:numId w:val="37"/>
        </w:numPr>
        <w:divId w:val="1665861996"/>
        <w:rPr>
          <w:ins w:id="968" w:author="Retalix" w:date="2012-08-26T10:16:00Z"/>
        </w:rPr>
      </w:pPr>
      <w:ins w:id="969" w:author="Retalix" w:date="2012-08-26T10:16:00Z">
        <w:r w:rsidRPr="009E62E3">
          <w:rPr>
            <w:b/>
            <w:bCs/>
          </w:rPr>
          <w:t>EFT</w:t>
        </w:r>
        <w:r>
          <w:t xml:space="preserve"> - </w:t>
        </w:r>
        <w:r w:rsidRPr="009E62E3">
          <w:t>Electronic funds transfer</w:t>
        </w:r>
        <w:r>
          <w:t xml:space="preserve"> -</w:t>
        </w:r>
        <w:r w:rsidRPr="009E62E3">
          <w:t> </w:t>
        </w:r>
        <w:r>
          <w:t>I</w:t>
        </w:r>
        <w:r w:rsidRPr="009E62E3">
          <w:t>s the electronic exchange, transfer of money from one account to another, either within a single </w:t>
        </w:r>
        <w:r w:rsidR="00FA6273" w:rsidRPr="009E62E3">
          <w:fldChar w:fldCharType="begin"/>
        </w:r>
        <w:r w:rsidRPr="009E62E3">
          <w:instrText xml:space="preserve"> HYPERLINK "http://en.wikipedia.org/wiki/Financial_institution" \o "Financial institution" </w:instrText>
        </w:r>
        <w:r w:rsidR="00FA6273" w:rsidRPr="009E62E3">
          <w:fldChar w:fldCharType="separate"/>
        </w:r>
        <w:r w:rsidRPr="009E62E3">
          <w:t>financial institution</w:t>
        </w:r>
        <w:r w:rsidR="00FA6273" w:rsidRPr="009E62E3">
          <w:fldChar w:fldCharType="end"/>
        </w:r>
        <w:r w:rsidRPr="009E62E3">
          <w:t> or across multiple institutions, through </w:t>
        </w:r>
        <w:r w:rsidR="00FA6273" w:rsidRPr="009E62E3">
          <w:fldChar w:fldCharType="begin"/>
        </w:r>
        <w:r w:rsidRPr="009E62E3">
          <w:instrText xml:space="preserve"> HYPERLINK "http://en.wikipedia.org/wiki/Computer" \o "Computer" </w:instrText>
        </w:r>
        <w:r w:rsidR="00FA6273" w:rsidRPr="009E62E3">
          <w:fldChar w:fldCharType="separate"/>
        </w:r>
        <w:r w:rsidRPr="009E62E3">
          <w:t>computer</w:t>
        </w:r>
        <w:r w:rsidR="00FA6273" w:rsidRPr="009E62E3">
          <w:fldChar w:fldCharType="end"/>
        </w:r>
        <w:r w:rsidRPr="009E62E3">
          <w:t>-based systems.</w:t>
        </w:r>
      </w:ins>
    </w:p>
    <w:p w:rsidR="00F31F89" w:rsidRDefault="00F31F89" w:rsidP="00F31F89">
      <w:pPr>
        <w:pStyle w:val="BodyText"/>
        <w:numPr>
          <w:ilvl w:val="0"/>
          <w:numId w:val="37"/>
        </w:numPr>
        <w:divId w:val="1665861996"/>
        <w:rPr>
          <w:ins w:id="970" w:author="Retalix" w:date="2012-08-26T10:16:00Z"/>
        </w:rPr>
      </w:pPr>
      <w:ins w:id="971" w:author="Retalix" w:date="2012-08-26T10:16:00Z">
        <w:r w:rsidRPr="009E62E3">
          <w:rPr>
            <w:b/>
            <w:bCs/>
          </w:rPr>
          <w:t>IFSFLink</w:t>
        </w:r>
        <w:r>
          <w:t xml:space="preserve"> – Retalix component that convert the buffer from OLA to xml in IFSF protocol.</w:t>
        </w:r>
      </w:ins>
    </w:p>
    <w:p w:rsidR="00F31F89" w:rsidRDefault="00F31F89" w:rsidP="00F31F89">
      <w:pPr>
        <w:pStyle w:val="BodyText"/>
        <w:numPr>
          <w:ilvl w:val="0"/>
          <w:numId w:val="37"/>
        </w:numPr>
        <w:divId w:val="1665861996"/>
        <w:rPr>
          <w:ins w:id="972" w:author="Retalix" w:date="2012-08-26T10:16:00Z"/>
        </w:rPr>
      </w:pPr>
      <w:ins w:id="973" w:author="Retalix" w:date="2012-08-26T10:16:00Z">
        <w:r>
          <w:rPr>
            <w:b/>
            <w:bCs/>
          </w:rPr>
          <w:t xml:space="preserve">EPS </w:t>
        </w:r>
        <w:r w:rsidRPr="007E48B4">
          <w:t>-</w:t>
        </w:r>
        <w:r>
          <w:t xml:space="preserve"> </w:t>
        </w:r>
        <w:r w:rsidRPr="008100E5">
          <w:rPr>
            <w:rFonts w:cs="Arial"/>
            <w:color w:val="000000"/>
            <w:szCs w:val="20"/>
            <w:shd w:val="clear" w:color="auto" w:fill="FFFFFF"/>
          </w:rPr>
          <w:t>Electronic Payment Services</w:t>
        </w:r>
        <w:r>
          <w:t xml:space="preserve"> - </w:t>
        </w:r>
        <w:r>
          <w:rPr>
            <w:rFonts w:cs="Arial"/>
            <w:color w:val="000000"/>
            <w:szCs w:val="20"/>
            <w:shd w:val="clear" w:color="auto" w:fill="FFFFFF"/>
          </w:rPr>
          <w:t xml:space="preserve">Is simple use of ATM card or credit card with ATM function, no application of service is required. </w:t>
        </w:r>
      </w:ins>
    </w:p>
    <w:p w:rsidR="00F31F89" w:rsidRDefault="00F31F89" w:rsidP="00F31F89">
      <w:pPr>
        <w:pStyle w:val="BodyText"/>
        <w:ind w:left="720"/>
        <w:divId w:val="1665861996"/>
        <w:rPr>
          <w:ins w:id="974" w:author="Retalix" w:date="2012-08-26T10:16:00Z"/>
        </w:rPr>
      </w:pPr>
      <w:ins w:id="975" w:author="Retalix" w:date="2012-08-26T10:16:00Z">
        <w:r w:rsidRPr="00D20CF3">
          <w:t>The EPS could connect also to Pinpad instead of the POS and then connect to the EFT.</w:t>
        </w:r>
      </w:ins>
    </w:p>
    <w:p w:rsidR="00F31F89" w:rsidRPr="00D20CF3" w:rsidRDefault="00DA6272" w:rsidP="00F31F89">
      <w:pPr>
        <w:pStyle w:val="BodyText"/>
        <w:ind w:left="720"/>
        <w:divId w:val="1665861996"/>
        <w:rPr>
          <w:ins w:id="976" w:author="Retalix" w:date="2012-08-26T10:16:00Z"/>
        </w:rPr>
      </w:pPr>
      <w:ins w:id="977" w:author="Retalix" w:date="2012-08-26T10:16:00Z">
        <w:r>
          <w:rPr>
            <w:noProof/>
            <w:rPrChange w:id="978">
              <w:rPr>
                <w:noProof/>
                <w:color w:val="0000FF"/>
                <w:sz w:val="16"/>
                <w:szCs w:val="16"/>
              </w:rPr>
            </w:rPrChange>
          </w:rPr>
          <w:drawing>
            <wp:inline distT="0" distB="0" distL="0" distR="0">
              <wp:extent cx="3886200" cy="1895475"/>
              <wp:effectExtent l="1905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srcRect/>
                      <a:stretch>
                        <a:fillRect/>
                      </a:stretch>
                    </pic:blipFill>
                    <pic:spPr bwMode="auto">
                      <a:xfrm>
                        <a:off x="0" y="0"/>
                        <a:ext cx="3886200" cy="1895475"/>
                      </a:xfrm>
                      <a:prstGeom prst="rect">
                        <a:avLst/>
                      </a:prstGeom>
                      <a:noFill/>
                      <a:ln w="9525">
                        <a:noFill/>
                        <a:miter lim="800000"/>
                        <a:headEnd/>
                        <a:tailEnd/>
                      </a:ln>
                    </pic:spPr>
                  </pic:pic>
                </a:graphicData>
              </a:graphic>
            </wp:inline>
          </w:drawing>
        </w:r>
      </w:ins>
    </w:p>
    <w:p w:rsidR="00F31F89" w:rsidRDefault="00F31F89" w:rsidP="00F31F89">
      <w:pPr>
        <w:pStyle w:val="HeadingAppendix2"/>
        <w:divId w:val="1665861996"/>
        <w:rPr>
          <w:ins w:id="979" w:author="Retalix" w:date="2012-08-26T10:16:00Z"/>
          <w:rFonts w:cs="Times New Roman"/>
          <w:szCs w:val="24"/>
        </w:rPr>
      </w:pPr>
      <w:bookmarkStart w:id="980" w:name="_Toc333401537"/>
      <w:ins w:id="981" w:author="Retalix" w:date="2012-08-26T10:16:00Z">
        <w:r w:rsidRPr="006B7B6C">
          <w:t>Interfaces</w:t>
        </w:r>
        <w:bookmarkEnd w:id="980"/>
      </w:ins>
    </w:p>
    <w:p w:rsidR="00F31F89" w:rsidRPr="0092126E" w:rsidRDefault="00F31F89" w:rsidP="00F31F89">
      <w:pPr>
        <w:pStyle w:val="BodyText"/>
        <w:divId w:val="1665861996"/>
        <w:rPr>
          <w:ins w:id="982" w:author="Retalix" w:date="2012-08-26T10:16:00Z"/>
          <w:lang w:bidi="ar-SA"/>
        </w:rPr>
      </w:pPr>
    </w:p>
    <w:p w:rsidR="00F31F89" w:rsidRDefault="00F31F89" w:rsidP="00F31F89">
      <w:pPr>
        <w:pStyle w:val="BodyText"/>
        <w:numPr>
          <w:ilvl w:val="0"/>
          <w:numId w:val="44"/>
        </w:numPr>
        <w:divId w:val="1665861996"/>
        <w:rPr>
          <w:ins w:id="983" w:author="Retalix" w:date="2012-08-26T10:16:00Z"/>
        </w:rPr>
      </w:pPr>
      <w:ins w:id="984" w:author="Retalix" w:date="2012-08-26T10:16:00Z">
        <w:r>
          <w:t xml:space="preserve">IFSF </w:t>
        </w:r>
        <w:r w:rsidRPr="009C0A3B">
          <w:t>- International</w:t>
        </w:r>
        <w:r w:rsidRPr="00600550">
          <w:t xml:space="preserve"> Forecourt Standards Forum</w:t>
        </w:r>
        <w:r>
          <w:t xml:space="preserve"> - </w:t>
        </w:r>
        <w:r w:rsidRPr="009C0A3B">
          <w:t>designs standards for connecting devices on a </w:t>
        </w:r>
        <w:r w:rsidR="00FA6273" w:rsidRPr="009C0A3B">
          <w:fldChar w:fldCharType="begin"/>
        </w:r>
        <w:r w:rsidRPr="009C0A3B">
          <w:instrText xml:space="preserve"> HYPERLINK "http://en.wikipedia.org/wiki/Filling_station" \o "Filling station" </w:instrText>
        </w:r>
        <w:r w:rsidR="00FA6273" w:rsidRPr="009C0A3B">
          <w:fldChar w:fldCharType="separate"/>
        </w:r>
        <w:r w:rsidRPr="00F55CC8">
          <w:t>service station</w:t>
        </w:r>
        <w:r w:rsidR="00FA6273" w:rsidRPr="009C0A3B">
          <w:fldChar w:fldCharType="end"/>
        </w:r>
        <w:r w:rsidRPr="009C0A3B">
          <w:t> forecourt, such as </w:t>
        </w:r>
        <w:r w:rsidR="00FA6273" w:rsidRPr="009C0A3B">
          <w:fldChar w:fldCharType="begin"/>
        </w:r>
        <w:r w:rsidRPr="009C0A3B">
          <w:instrText xml:space="preserve"> HYPERLINK "http://en.wikipedia.org/wiki/Gas_pump" \o "Gas pump" </w:instrText>
        </w:r>
        <w:r w:rsidR="00FA6273" w:rsidRPr="009C0A3B">
          <w:fldChar w:fldCharType="separate"/>
        </w:r>
        <w:r w:rsidRPr="00F55CC8">
          <w:t>dispensers</w:t>
        </w:r>
        <w:r w:rsidR="00FA6273" w:rsidRPr="009C0A3B">
          <w:fldChar w:fldCharType="end"/>
        </w:r>
        <w:r w:rsidRPr="009C0A3B">
          <w:t>, Tank Level Gauges, Price Signs, Car Washes and Outdoor Payment Terminals. In recent years additional standards have been added for </w:t>
        </w:r>
        <w:r w:rsidR="00FA6273" w:rsidRPr="009C0A3B">
          <w:fldChar w:fldCharType="begin"/>
        </w:r>
        <w:r w:rsidRPr="009C0A3B">
          <w:instrText xml:space="preserve"> HYPERLINK "http://en.wikipedia.org/wiki/Electronic_Funds_Transfer" \o "Electronic Funds Transfer" </w:instrText>
        </w:r>
        <w:r w:rsidR="00FA6273" w:rsidRPr="009C0A3B">
          <w:fldChar w:fldCharType="separate"/>
        </w:r>
        <w:r w:rsidRPr="00F55CC8">
          <w:t>Electronic Funds Transfer</w:t>
        </w:r>
        <w:r w:rsidR="00FA6273" w:rsidRPr="009C0A3B">
          <w:fldChar w:fldCharType="end"/>
        </w:r>
        <w:r w:rsidRPr="009C0A3B">
          <w:t>.</w:t>
        </w:r>
      </w:ins>
    </w:p>
    <w:p w:rsidR="0092126E" w:rsidRDefault="0092126E" w:rsidP="0092126E">
      <w:pPr>
        <w:pStyle w:val="HeadingAppendix2"/>
        <w:divId w:val="1665861996"/>
        <w:rPr>
          <w:ins w:id="985" w:author="Retalix" w:date="2012-08-26T07:55:00Z"/>
        </w:rPr>
      </w:pPr>
      <w:bookmarkStart w:id="986" w:name="_Toc333401538"/>
      <w:ins w:id="987" w:author="Retalix" w:date="2012-08-26T07:55:00Z">
        <w:r>
          <w:t>3-Party</w:t>
        </w:r>
        <w:bookmarkEnd w:id="986"/>
      </w:ins>
    </w:p>
    <w:p w:rsidR="0092126E" w:rsidRDefault="0092126E" w:rsidP="0092126E">
      <w:pPr>
        <w:pStyle w:val="BodyText"/>
        <w:numPr>
          <w:ilvl w:val="0"/>
          <w:numId w:val="37"/>
        </w:numPr>
        <w:divId w:val="1665861996"/>
        <w:rPr>
          <w:ins w:id="988" w:author="Retalix" w:date="2012-08-26T07:55:00Z"/>
        </w:rPr>
      </w:pPr>
      <w:ins w:id="989" w:author="Retalix" w:date="2012-08-26T07:55:00Z">
        <w:r w:rsidRPr="002D0934">
          <w:rPr>
            <w:b/>
            <w:bCs/>
            <w:u w:val="single"/>
          </w:rPr>
          <w:t>Stdvcl40.dll</w:t>
        </w:r>
        <w:r>
          <w:t xml:space="preserve"> </w:t>
        </w:r>
      </w:ins>
    </w:p>
    <w:p w:rsidR="0092126E" w:rsidRDefault="0092126E" w:rsidP="0092126E">
      <w:pPr>
        <w:pStyle w:val="BodyText"/>
        <w:ind w:left="720"/>
        <w:divId w:val="1665861996"/>
        <w:rPr>
          <w:ins w:id="990" w:author="Retalix" w:date="2012-08-26T07:55:00Z"/>
          <w:rFonts w:cs="Arial"/>
        </w:rPr>
      </w:pPr>
      <w:ins w:id="991" w:author="Retalix" w:date="2012-08-26T07:55:00Z">
        <w:r w:rsidRPr="00034479">
          <w:rPr>
            <w:rFonts w:cs="Arial"/>
            <w:u w:val="single"/>
          </w:rPr>
          <w:t>Responsibility</w:t>
        </w:r>
        <w:r w:rsidRPr="00034479">
          <w:rPr>
            <w:rFonts w:cs="Arial"/>
          </w:rPr>
          <w:t xml:space="preserve">: </w:t>
        </w:r>
        <w:r>
          <w:t>Use to ActiveX</w:t>
        </w:r>
        <w:r>
          <w:rPr>
            <w:rFonts w:cs="Arial"/>
          </w:rPr>
          <w:t>.</w:t>
        </w:r>
      </w:ins>
    </w:p>
    <w:p w:rsidR="0092126E" w:rsidRDefault="0092126E" w:rsidP="0092126E">
      <w:pPr>
        <w:pStyle w:val="BodyText"/>
        <w:ind w:left="720"/>
        <w:divId w:val="1665861996"/>
        <w:rPr>
          <w:ins w:id="992" w:author="Retalix" w:date="2012-08-26T07:55:00Z"/>
          <w:rFonts w:cs="Arial"/>
          <w:szCs w:val="20"/>
        </w:rPr>
      </w:pPr>
      <w:ins w:id="993" w:author="Retalix" w:date="2012-08-26T07:55:00Z">
        <w:r w:rsidRPr="00034479">
          <w:rPr>
            <w:rFonts w:cs="Arial"/>
            <w:szCs w:val="20"/>
            <w:u w:val="single"/>
          </w:rPr>
          <w:t>Details:</w:t>
        </w:r>
        <w:r w:rsidRPr="00034479">
          <w:rPr>
            <w:rFonts w:cs="Arial"/>
            <w:szCs w:val="20"/>
          </w:rPr>
          <w:t xml:space="preserve"> </w:t>
        </w:r>
        <w:r>
          <w:rPr>
            <w:rFonts w:cs="Arial"/>
            <w:szCs w:val="20"/>
          </w:rPr>
          <w:t>Outsource component.</w:t>
        </w:r>
      </w:ins>
    </w:p>
    <w:p w:rsidR="0092126E" w:rsidRPr="00F53AF3" w:rsidRDefault="0092126E" w:rsidP="0092126E">
      <w:pPr>
        <w:pStyle w:val="BodyText"/>
        <w:ind w:left="720"/>
        <w:divId w:val="1665861996"/>
        <w:rPr>
          <w:ins w:id="994" w:author="Retalix" w:date="2012-08-26T07:55:00Z"/>
          <w:b/>
          <w:bCs/>
        </w:rPr>
      </w:pPr>
    </w:p>
    <w:p w:rsidR="0092126E" w:rsidRDefault="0092126E" w:rsidP="0092126E">
      <w:pPr>
        <w:pStyle w:val="BodyText"/>
        <w:numPr>
          <w:ilvl w:val="0"/>
          <w:numId w:val="37"/>
        </w:numPr>
        <w:divId w:val="1665861996"/>
        <w:rPr>
          <w:ins w:id="995" w:author="Retalix" w:date="2012-08-26T07:55:00Z"/>
        </w:rPr>
      </w:pPr>
      <w:ins w:id="996" w:author="Retalix" w:date="2012-08-26T07:55:00Z">
        <w:r w:rsidRPr="002D0934">
          <w:rPr>
            <w:b/>
            <w:bCs/>
            <w:u w:val="single"/>
          </w:rPr>
          <w:t>Midas.dll</w:t>
        </w:r>
        <w:r>
          <w:t xml:space="preserve"> </w:t>
        </w:r>
      </w:ins>
    </w:p>
    <w:p w:rsidR="0092126E" w:rsidRDefault="0092126E" w:rsidP="0092126E">
      <w:pPr>
        <w:pStyle w:val="BodyText"/>
        <w:ind w:left="720"/>
        <w:divId w:val="1665861996"/>
        <w:rPr>
          <w:ins w:id="997" w:author="Retalix" w:date="2012-08-26T07:55:00Z"/>
          <w:rFonts w:cs="Arial"/>
        </w:rPr>
      </w:pPr>
      <w:ins w:id="998" w:author="Retalix" w:date="2012-08-26T07:55:00Z">
        <w:r w:rsidRPr="00034479">
          <w:rPr>
            <w:rFonts w:cs="Arial"/>
            <w:u w:val="single"/>
          </w:rPr>
          <w:t>Responsibility</w:t>
        </w:r>
        <w:r w:rsidRPr="00034479">
          <w:rPr>
            <w:rFonts w:cs="Arial"/>
          </w:rPr>
          <w:t xml:space="preserve">: </w:t>
        </w:r>
        <w:r>
          <w:t>Necessary</w:t>
        </w:r>
        <w:r w:rsidRPr="00286C6B">
          <w:t xml:space="preserve"> </w:t>
        </w:r>
        <w:r>
          <w:t>to work with ClientDataSet</w:t>
        </w:r>
        <w:r>
          <w:rPr>
            <w:rFonts w:cs="Arial"/>
          </w:rPr>
          <w:t>.</w:t>
        </w:r>
      </w:ins>
    </w:p>
    <w:p w:rsidR="0092126E" w:rsidRDefault="0092126E" w:rsidP="0092126E">
      <w:pPr>
        <w:pStyle w:val="BodyText"/>
        <w:ind w:left="720"/>
        <w:divId w:val="1665861996"/>
        <w:rPr>
          <w:ins w:id="999" w:author="Retalix" w:date="2012-08-26T07:55:00Z"/>
          <w:rFonts w:cs="Arial"/>
          <w:szCs w:val="20"/>
        </w:rPr>
      </w:pPr>
      <w:ins w:id="1000" w:author="Retalix" w:date="2012-08-26T07:55:00Z">
        <w:r w:rsidRPr="00034479">
          <w:rPr>
            <w:rFonts w:cs="Arial"/>
            <w:szCs w:val="20"/>
            <w:u w:val="single"/>
          </w:rPr>
          <w:lastRenderedPageBreak/>
          <w:t>Details:</w:t>
        </w:r>
        <w:r w:rsidRPr="00034479">
          <w:rPr>
            <w:rFonts w:cs="Arial"/>
            <w:szCs w:val="20"/>
          </w:rPr>
          <w:t xml:space="preserve"> </w:t>
        </w:r>
        <w:r>
          <w:rPr>
            <w:rFonts w:cs="Arial"/>
            <w:szCs w:val="20"/>
          </w:rPr>
          <w:t>Outsource component.</w:t>
        </w:r>
      </w:ins>
    </w:p>
    <w:p w:rsidR="0092126E" w:rsidRPr="00716D22" w:rsidRDefault="0092126E" w:rsidP="0092126E">
      <w:pPr>
        <w:pStyle w:val="BodyText"/>
        <w:ind w:left="720"/>
        <w:divId w:val="1665861996"/>
        <w:rPr>
          <w:ins w:id="1001" w:author="Retalix" w:date="2012-08-26T07:55:00Z"/>
        </w:rPr>
      </w:pPr>
    </w:p>
    <w:p w:rsidR="0092126E" w:rsidRDefault="0092126E" w:rsidP="0092126E">
      <w:pPr>
        <w:pStyle w:val="BodyText"/>
        <w:numPr>
          <w:ilvl w:val="0"/>
          <w:numId w:val="37"/>
        </w:numPr>
        <w:divId w:val="1665861996"/>
        <w:rPr>
          <w:ins w:id="1002" w:author="Retalix" w:date="2012-08-26T07:55:00Z"/>
        </w:rPr>
      </w:pPr>
      <w:ins w:id="1003" w:author="Retalix" w:date="2012-08-26T07:55:00Z">
        <w:r w:rsidRPr="002D0934">
          <w:rPr>
            <w:b/>
            <w:bCs/>
            <w:u w:val="single"/>
          </w:rPr>
          <w:t>Tutil32.dll</w:t>
        </w:r>
        <w:r>
          <w:t xml:space="preserve"> </w:t>
        </w:r>
      </w:ins>
    </w:p>
    <w:p w:rsidR="0092126E" w:rsidRDefault="0092126E" w:rsidP="0092126E">
      <w:pPr>
        <w:pStyle w:val="BodyText"/>
        <w:ind w:left="720"/>
        <w:divId w:val="1665861996"/>
        <w:rPr>
          <w:ins w:id="1004" w:author="Retalix" w:date="2012-08-26T07:55:00Z"/>
          <w:rFonts w:cs="Arial"/>
        </w:rPr>
      </w:pPr>
      <w:ins w:id="1005" w:author="Retalix" w:date="2012-08-26T07:55:00Z">
        <w:r w:rsidRPr="00034479">
          <w:rPr>
            <w:rFonts w:cs="Arial"/>
            <w:u w:val="single"/>
          </w:rPr>
          <w:t>Responsibility</w:t>
        </w:r>
        <w:r w:rsidRPr="00034479">
          <w:rPr>
            <w:rFonts w:cs="Arial"/>
          </w:rPr>
          <w:t xml:space="preserve">: </w:t>
        </w:r>
        <w:r>
          <w:t>Necessary</w:t>
        </w:r>
        <w:r w:rsidRPr="00286C6B">
          <w:t xml:space="preserve"> </w:t>
        </w:r>
        <w:r>
          <w:t>to work with POSVerify</w:t>
        </w:r>
        <w:r>
          <w:rPr>
            <w:rFonts w:cs="Arial"/>
          </w:rPr>
          <w:t>.</w:t>
        </w:r>
      </w:ins>
    </w:p>
    <w:p w:rsidR="0092126E" w:rsidRDefault="0092126E" w:rsidP="0092126E">
      <w:pPr>
        <w:pStyle w:val="BodyText"/>
        <w:ind w:left="720"/>
        <w:divId w:val="1665861996"/>
        <w:rPr>
          <w:ins w:id="1006" w:author="Retalix" w:date="2012-08-26T07:55:00Z"/>
          <w:rFonts w:cs="Arial"/>
          <w:szCs w:val="20"/>
        </w:rPr>
      </w:pPr>
      <w:ins w:id="1007" w:author="Retalix" w:date="2012-08-26T07:55:00Z">
        <w:r w:rsidRPr="00034479">
          <w:rPr>
            <w:rFonts w:cs="Arial"/>
            <w:szCs w:val="20"/>
            <w:u w:val="single"/>
          </w:rPr>
          <w:t>Details:</w:t>
        </w:r>
        <w:r w:rsidRPr="00034479">
          <w:rPr>
            <w:rFonts w:cs="Arial"/>
            <w:szCs w:val="20"/>
          </w:rPr>
          <w:t xml:space="preserve"> </w:t>
        </w:r>
        <w:r>
          <w:rPr>
            <w:rFonts w:cs="Arial"/>
            <w:szCs w:val="20"/>
          </w:rPr>
          <w:t>Outsource component.</w:t>
        </w:r>
      </w:ins>
    </w:p>
    <w:p w:rsidR="0092126E" w:rsidRDefault="0092126E" w:rsidP="0092126E">
      <w:pPr>
        <w:pStyle w:val="BodyText"/>
        <w:ind w:left="720"/>
        <w:divId w:val="1665861996"/>
        <w:rPr>
          <w:ins w:id="1008" w:author="Retalix" w:date="2012-08-26T07:55:00Z"/>
        </w:rPr>
      </w:pPr>
    </w:p>
    <w:p w:rsidR="0092126E" w:rsidRDefault="0092126E" w:rsidP="0092126E">
      <w:pPr>
        <w:pStyle w:val="BodyText"/>
        <w:numPr>
          <w:ilvl w:val="0"/>
          <w:numId w:val="37"/>
        </w:numPr>
        <w:divId w:val="1665861996"/>
        <w:rPr>
          <w:ins w:id="1009" w:author="Retalix" w:date="2012-08-26T07:55:00Z"/>
        </w:rPr>
      </w:pPr>
      <w:ins w:id="1010" w:author="Retalix" w:date="2012-08-26T07:55:00Z">
        <w:r w:rsidRPr="002D0934">
          <w:rPr>
            <w:b/>
            <w:bCs/>
            <w:u w:val="single"/>
          </w:rPr>
          <w:t>3dabm7u.ocx</w:t>
        </w:r>
      </w:ins>
    </w:p>
    <w:p w:rsidR="0092126E" w:rsidRDefault="0092126E" w:rsidP="0092126E">
      <w:pPr>
        <w:pStyle w:val="BodyText"/>
        <w:ind w:left="720"/>
        <w:divId w:val="1665861996"/>
        <w:rPr>
          <w:ins w:id="1011" w:author="Retalix" w:date="2012-08-26T07:55:00Z"/>
          <w:rFonts w:cs="Arial"/>
        </w:rPr>
      </w:pPr>
      <w:ins w:id="1012" w:author="Retalix" w:date="2012-08-26T07:55:00Z">
        <w:r w:rsidRPr="00034479">
          <w:rPr>
            <w:rFonts w:cs="Arial"/>
            <w:u w:val="single"/>
          </w:rPr>
          <w:t>Responsibility</w:t>
        </w:r>
        <w:r w:rsidRPr="00034479">
          <w:rPr>
            <w:rFonts w:cs="Arial"/>
          </w:rPr>
          <w:t xml:space="preserve">: </w:t>
        </w:r>
        <w:r>
          <w:t>Charge to the base button of the POS GUI</w:t>
        </w:r>
        <w:r>
          <w:rPr>
            <w:rFonts w:cs="Arial"/>
          </w:rPr>
          <w:t>.</w:t>
        </w:r>
      </w:ins>
    </w:p>
    <w:p w:rsidR="0092126E" w:rsidRDefault="0092126E" w:rsidP="0092126E">
      <w:pPr>
        <w:pStyle w:val="BodyText"/>
        <w:ind w:left="720"/>
        <w:divId w:val="1665861996"/>
        <w:rPr>
          <w:ins w:id="1013" w:author="Retalix" w:date="2012-08-26T07:55:00Z"/>
          <w:rFonts w:cs="Arial"/>
          <w:szCs w:val="20"/>
        </w:rPr>
      </w:pPr>
      <w:ins w:id="1014" w:author="Retalix" w:date="2012-08-26T07:55:00Z">
        <w:r w:rsidRPr="00034479">
          <w:rPr>
            <w:rFonts w:cs="Arial"/>
            <w:szCs w:val="20"/>
            <w:u w:val="single"/>
          </w:rPr>
          <w:t>Details:</w:t>
        </w:r>
        <w:r w:rsidRPr="00034479">
          <w:rPr>
            <w:rFonts w:cs="Arial"/>
            <w:szCs w:val="20"/>
          </w:rPr>
          <w:t xml:space="preserve"> </w:t>
        </w:r>
        <w:r>
          <w:rPr>
            <w:rFonts w:cs="Arial"/>
            <w:szCs w:val="20"/>
          </w:rPr>
          <w:t>Outsource component.</w:t>
        </w:r>
      </w:ins>
    </w:p>
    <w:p w:rsidR="00000000" w:rsidRDefault="00DA6272">
      <w:pPr>
        <w:pStyle w:val="BodyText"/>
        <w:ind w:left="1004"/>
        <w:divId w:val="1665861996"/>
        <w:rPr>
          <w:ins w:id="1015" w:author="Retalix" w:date="2012-08-26T09:16:00Z"/>
        </w:rPr>
        <w:pPrChange w:id="1016" w:author="Retalix" w:date="2012-08-22T12:15:00Z">
          <w:pPr>
            <w:pStyle w:val="BodyText"/>
            <w:numPr>
              <w:numId w:val="44"/>
            </w:numPr>
            <w:ind w:left="1004" w:hanging="360"/>
            <w:divId w:val="1665861996"/>
          </w:pPr>
        </w:pPrChange>
      </w:pPr>
    </w:p>
    <w:p w:rsidR="00000000" w:rsidRDefault="00DA6272">
      <w:pPr>
        <w:pStyle w:val="BodyText"/>
        <w:ind w:left="1004"/>
        <w:divId w:val="1665861996"/>
        <w:rPr>
          <w:ins w:id="1017" w:author="Retalix" w:date="2012-08-26T09:16:00Z"/>
        </w:rPr>
        <w:pPrChange w:id="1018" w:author="Retalix" w:date="2012-08-22T12:15:00Z">
          <w:pPr>
            <w:pStyle w:val="BodyText"/>
            <w:numPr>
              <w:numId w:val="44"/>
            </w:numPr>
            <w:ind w:left="1004" w:hanging="360"/>
            <w:divId w:val="1665861996"/>
          </w:pPr>
        </w:pPrChange>
      </w:pPr>
    </w:p>
    <w:p w:rsidR="006B7B6C" w:rsidRDefault="006B7B6C" w:rsidP="00425D75">
      <w:pPr>
        <w:pStyle w:val="BodyText"/>
        <w:ind w:left="720"/>
        <w:divId w:val="1665861996"/>
        <w:rPr>
          <w:ins w:id="1019" w:author="Retalix" w:date="2012-08-22T12:16:00Z"/>
          <w:rFonts w:cs="Arial"/>
          <w:szCs w:val="20"/>
        </w:rPr>
      </w:pPr>
    </w:p>
    <w:p w:rsidR="00000000" w:rsidRDefault="00E2540E">
      <w:pPr>
        <w:pStyle w:val="Default"/>
        <w:ind w:left="720"/>
        <w:divId w:val="1665861996"/>
        <w:rPr>
          <w:del w:id="1020" w:author="Retalix" w:date="2012-08-22T11:06:00Z"/>
          <w:rFonts w:ascii="Arial" w:hAnsi="Arial" w:cs="Times New Roman"/>
          <w:bCs/>
          <w:color w:val="auto"/>
          <w:sz w:val="20"/>
          <w:highlight w:val="cyan"/>
        </w:rPr>
        <w:pPrChange w:id="1021" w:author="Fadih" w:date="2012-08-21T10:21:00Z">
          <w:pPr>
            <w:pStyle w:val="Default"/>
            <w:numPr>
              <w:numId w:val="41"/>
            </w:numPr>
            <w:ind w:left="720" w:hanging="360"/>
            <w:divId w:val="1665861996"/>
          </w:pPr>
        </w:pPrChange>
      </w:pPr>
      <w:del w:id="1022" w:author="Retalix" w:date="2012-08-22T11:06:00Z">
        <w:r w:rsidDel="007E64AC">
          <w:delText>POS</w:delText>
        </w:r>
        <w:r w:rsidR="00A756C9" w:rsidDel="007E64AC">
          <w:delText>Pump –</w:delText>
        </w:r>
        <w:r w:rsidDel="007E64AC">
          <w:delText xml:space="preserve"> </w:delText>
        </w:r>
        <w:r w:rsidRPr="00E2540E" w:rsidDel="007E64AC">
          <w:rPr>
            <w:rFonts w:cs="Arial"/>
            <w:b/>
            <w:bCs/>
            <w:szCs w:val="20"/>
          </w:rPr>
          <w:delText>Pump Controller on the left hand side</w:delText>
        </w:r>
        <w:r w:rsidDel="007E64AC">
          <w:rPr>
            <w:rFonts w:cs="Arial"/>
            <w:szCs w:val="20"/>
          </w:rPr>
          <w:delText xml:space="preserve"> </w:delText>
        </w:r>
        <w:r w:rsidDel="007E64AC">
          <w:rPr>
            <w:rFonts w:cs="Arial"/>
            <w:b/>
            <w:bCs/>
            <w:szCs w:val="20"/>
          </w:rPr>
          <w:delText xml:space="preserve">of the main screen </w:delText>
        </w:r>
        <w:r w:rsidR="00A756C9" w:rsidRPr="00A756C9" w:rsidDel="007E64AC">
          <w:rPr>
            <w:rFonts w:cs="Arial"/>
            <w:b/>
            <w:bCs/>
            <w:szCs w:val="20"/>
          </w:rPr>
          <w:delText>can control the fuel</w:delText>
        </w:r>
        <w:r w:rsidR="00A756C9" w:rsidRPr="00A756C9" w:rsidDel="007E64AC">
          <w:rPr>
            <w:rFonts w:cs="Arial"/>
            <w:bCs/>
            <w:szCs w:val="20"/>
          </w:rPr>
          <w:delText xml:space="preserve"> </w:delText>
        </w:r>
        <w:bookmarkStart w:id="1023" w:name="_Toc333401242"/>
        <w:bookmarkStart w:id="1024" w:name="_Toc333401539"/>
        <w:bookmarkEnd w:id="1023"/>
        <w:bookmarkEnd w:id="1024"/>
      </w:del>
    </w:p>
    <w:tbl>
      <w:tblPr>
        <w:tblW w:w="13741" w:type="dxa"/>
        <w:tblBorders>
          <w:top w:val="nil"/>
          <w:left w:val="nil"/>
          <w:bottom w:val="nil"/>
          <w:right w:val="nil"/>
        </w:tblBorders>
        <w:tblLayout w:type="fixed"/>
        <w:tblLook w:val="0000"/>
        <w:tblPrChange w:id="1025" w:author="Retalix" w:date="2012-08-22T12:15:00Z">
          <w:tblPr>
            <w:tblW w:w="9972" w:type="dxa"/>
            <w:tblBorders>
              <w:top w:val="nil"/>
              <w:left w:val="nil"/>
              <w:bottom w:val="nil"/>
              <w:right w:val="nil"/>
            </w:tblBorders>
            <w:tblLayout w:type="fixed"/>
            <w:tblLook w:val="0000"/>
          </w:tblPr>
        </w:tblPrChange>
      </w:tblPr>
      <w:tblGrid>
        <w:gridCol w:w="8755"/>
        <w:gridCol w:w="4986"/>
        <w:tblGridChange w:id="1026">
          <w:tblGrid>
            <w:gridCol w:w="4986"/>
            <w:gridCol w:w="4986"/>
          </w:tblGrid>
        </w:tblGridChange>
      </w:tblGrid>
      <w:tr w:rsidR="00A463CC" w:rsidRPr="00A463CC" w:rsidDel="00940A7C" w:rsidTr="006B7B6C">
        <w:trPr>
          <w:divId w:val="1665861996"/>
          <w:trHeight w:val="534"/>
          <w:del w:id="1027" w:author="Retalix" w:date="2012-08-22T11:27:00Z"/>
          <w:trPrChange w:id="1028" w:author="Retalix" w:date="2012-08-22T12:15:00Z">
            <w:trPr>
              <w:divId w:val="1665861996"/>
              <w:trHeight w:val="534"/>
            </w:trPr>
          </w:trPrChange>
        </w:trPr>
        <w:tc>
          <w:tcPr>
            <w:tcW w:w="8755" w:type="dxa"/>
            <w:tcBorders>
              <w:top w:val="nil"/>
              <w:left w:val="nil"/>
            </w:tcBorders>
            <w:tcPrChange w:id="1029" w:author="Retalix" w:date="2012-08-22T12:15:00Z">
              <w:tcPr>
                <w:tcW w:w="4986" w:type="dxa"/>
                <w:tcBorders>
                  <w:top w:val="nil"/>
                  <w:left w:val="nil"/>
                </w:tcBorders>
              </w:tcPr>
            </w:tcPrChange>
          </w:tcPr>
          <w:p w:rsidR="00A463CC" w:rsidRPr="00A463CC" w:rsidDel="00940A7C" w:rsidRDefault="00A463CC" w:rsidP="00A463CC">
            <w:pPr>
              <w:pStyle w:val="Default"/>
              <w:ind w:left="720"/>
              <w:rPr>
                <w:del w:id="1030" w:author="Retalix" w:date="2012-08-22T11:27:00Z"/>
                <w:rFonts w:ascii="Arial" w:hAnsi="Arial" w:cs="Arial"/>
                <w:bCs/>
                <w:color w:val="auto"/>
                <w:sz w:val="20"/>
                <w:szCs w:val="20"/>
              </w:rPr>
            </w:pPr>
            <w:bookmarkStart w:id="1031" w:name="_Toc333401243"/>
            <w:bookmarkStart w:id="1032" w:name="_Toc333401540"/>
            <w:bookmarkEnd w:id="1031"/>
            <w:bookmarkEnd w:id="1032"/>
          </w:p>
        </w:tc>
        <w:tc>
          <w:tcPr>
            <w:tcW w:w="4986" w:type="dxa"/>
            <w:tcBorders>
              <w:top w:val="nil"/>
              <w:right w:val="nil"/>
            </w:tcBorders>
            <w:tcPrChange w:id="1033" w:author="Retalix" w:date="2012-08-22T12:15:00Z">
              <w:tcPr>
                <w:tcW w:w="4986" w:type="dxa"/>
                <w:tcBorders>
                  <w:top w:val="nil"/>
                  <w:right w:val="nil"/>
                </w:tcBorders>
              </w:tcPr>
            </w:tcPrChange>
          </w:tcPr>
          <w:p w:rsidR="00A463CC" w:rsidRPr="00A463CC" w:rsidDel="00940A7C" w:rsidRDefault="00A463CC">
            <w:pPr>
              <w:pStyle w:val="Default"/>
              <w:rPr>
                <w:del w:id="1034" w:author="Retalix" w:date="2012-08-22T11:27:00Z"/>
                <w:rFonts w:ascii="Arial" w:hAnsi="Arial" w:cs="Arial"/>
                <w:bCs/>
                <w:color w:val="auto"/>
                <w:sz w:val="20"/>
                <w:szCs w:val="20"/>
              </w:rPr>
            </w:pPr>
            <w:bookmarkStart w:id="1035" w:name="_Toc333401244"/>
            <w:bookmarkStart w:id="1036" w:name="_Toc333401541"/>
            <w:bookmarkEnd w:id="1035"/>
            <w:bookmarkEnd w:id="1036"/>
          </w:p>
        </w:tc>
        <w:bookmarkStart w:id="1037" w:name="_Toc333401245"/>
        <w:bookmarkStart w:id="1038" w:name="_Toc333401542"/>
        <w:bookmarkEnd w:id="1037"/>
        <w:bookmarkEnd w:id="1038"/>
      </w:tr>
      <w:tr w:rsidR="00A463CC" w:rsidRPr="00A463CC" w:rsidDel="00940A7C" w:rsidTr="006B7B6C">
        <w:trPr>
          <w:divId w:val="1665861996"/>
          <w:trHeight w:val="534"/>
          <w:del w:id="1039" w:author="Retalix" w:date="2012-08-22T11:27:00Z"/>
          <w:trPrChange w:id="1040" w:author="Retalix" w:date="2012-08-22T12:15:00Z">
            <w:trPr>
              <w:divId w:val="1665861996"/>
              <w:trHeight w:val="534"/>
            </w:trPr>
          </w:trPrChange>
        </w:trPr>
        <w:tc>
          <w:tcPr>
            <w:tcW w:w="8755" w:type="dxa"/>
            <w:tcBorders>
              <w:left w:val="nil"/>
            </w:tcBorders>
            <w:tcPrChange w:id="1041" w:author="Retalix" w:date="2012-08-22T12:15:00Z">
              <w:tcPr>
                <w:tcW w:w="4986" w:type="dxa"/>
                <w:tcBorders>
                  <w:left w:val="nil"/>
                </w:tcBorders>
              </w:tcPr>
            </w:tcPrChange>
          </w:tcPr>
          <w:p w:rsidR="00A463CC" w:rsidRPr="00A463CC" w:rsidDel="00940A7C" w:rsidRDefault="00A463CC">
            <w:pPr>
              <w:pStyle w:val="Default"/>
              <w:rPr>
                <w:del w:id="1042" w:author="Retalix" w:date="2012-08-22T11:27:00Z"/>
                <w:rFonts w:ascii="Arial" w:hAnsi="Arial" w:cs="Arial"/>
                <w:bCs/>
                <w:color w:val="auto"/>
                <w:sz w:val="20"/>
                <w:szCs w:val="20"/>
              </w:rPr>
            </w:pPr>
            <w:bookmarkStart w:id="1043" w:name="_Toc333401246"/>
            <w:bookmarkStart w:id="1044" w:name="_Toc333401543"/>
            <w:bookmarkEnd w:id="1043"/>
            <w:bookmarkEnd w:id="1044"/>
          </w:p>
        </w:tc>
        <w:tc>
          <w:tcPr>
            <w:tcW w:w="4986" w:type="dxa"/>
            <w:tcBorders>
              <w:right w:val="nil"/>
            </w:tcBorders>
            <w:tcPrChange w:id="1045" w:author="Retalix" w:date="2012-08-22T12:15:00Z">
              <w:tcPr>
                <w:tcW w:w="4986" w:type="dxa"/>
                <w:tcBorders>
                  <w:right w:val="nil"/>
                </w:tcBorders>
              </w:tcPr>
            </w:tcPrChange>
          </w:tcPr>
          <w:p w:rsidR="00A463CC" w:rsidRPr="00A463CC" w:rsidDel="00940A7C" w:rsidRDefault="00A463CC">
            <w:pPr>
              <w:pStyle w:val="Default"/>
              <w:rPr>
                <w:del w:id="1046" w:author="Retalix" w:date="2012-08-22T11:27:00Z"/>
                <w:rFonts w:ascii="Arial" w:hAnsi="Arial" w:cs="Arial"/>
                <w:bCs/>
                <w:color w:val="auto"/>
                <w:sz w:val="20"/>
                <w:szCs w:val="20"/>
              </w:rPr>
            </w:pPr>
            <w:bookmarkStart w:id="1047" w:name="_Toc333401247"/>
            <w:bookmarkStart w:id="1048" w:name="_Toc333401544"/>
            <w:bookmarkEnd w:id="1047"/>
            <w:bookmarkEnd w:id="1048"/>
          </w:p>
        </w:tc>
        <w:bookmarkStart w:id="1049" w:name="_Toc333401248"/>
        <w:bookmarkStart w:id="1050" w:name="_Toc333401545"/>
        <w:bookmarkEnd w:id="1049"/>
        <w:bookmarkEnd w:id="1050"/>
      </w:tr>
      <w:tr w:rsidR="00A463CC" w:rsidRPr="00A463CC" w:rsidDel="006B7B6C" w:rsidTr="006B7B6C">
        <w:trPr>
          <w:divId w:val="1665861996"/>
          <w:trHeight w:val="534"/>
          <w:del w:id="1051" w:author="Retalix" w:date="2012-08-22T12:16:00Z"/>
          <w:trPrChange w:id="1052" w:author="Retalix" w:date="2012-08-22T12:15:00Z">
            <w:trPr>
              <w:divId w:val="1665861996"/>
              <w:trHeight w:val="534"/>
            </w:trPr>
          </w:trPrChange>
        </w:trPr>
        <w:tc>
          <w:tcPr>
            <w:tcW w:w="8755" w:type="dxa"/>
            <w:tcBorders>
              <w:left w:val="nil"/>
            </w:tcBorders>
            <w:tcPrChange w:id="1053" w:author="Retalix" w:date="2012-08-22T12:15:00Z">
              <w:tcPr>
                <w:tcW w:w="4986" w:type="dxa"/>
                <w:tcBorders>
                  <w:left w:val="nil"/>
                </w:tcBorders>
              </w:tcPr>
            </w:tcPrChange>
          </w:tcPr>
          <w:p w:rsidR="00000000" w:rsidRDefault="00FA6273">
            <w:pPr>
              <w:pStyle w:val="HeadingAppendix2"/>
              <w:rPr>
                <w:del w:id="1054" w:author="Retalix" w:date="2012-08-22T11:25:00Z"/>
                <w:rPrChange w:id="1055" w:author="Retalix" w:date="2012-08-22T12:14:00Z">
                  <w:rPr>
                    <w:del w:id="1056" w:author="Retalix" w:date="2012-08-22T11:25:00Z"/>
                    <w:highlight w:val="cyan"/>
                  </w:rPr>
                </w:rPrChange>
              </w:rPr>
              <w:pPrChange w:id="1057" w:author="Retalix" w:date="2012-08-22T12:14:00Z">
                <w:pPr>
                  <w:pStyle w:val="Default"/>
                  <w:spacing w:before="120" w:after="120"/>
                </w:pPr>
              </w:pPrChange>
            </w:pPr>
            <w:del w:id="1058" w:author="Retalix" w:date="2012-08-22T11:25:00Z">
              <w:r w:rsidRPr="00FA6273">
                <w:rPr>
                  <w:rPrChange w:id="1059" w:author="Retalix" w:date="2012-08-22T12:14:00Z">
                    <w:rPr>
                      <w:color w:val="0000FF"/>
                      <w:sz w:val="16"/>
                      <w:szCs w:val="16"/>
                      <w:highlight w:val="cyan"/>
                    </w:rPr>
                  </w:rPrChange>
                </w:rPr>
                <w:delText xml:space="preserve">Connection to the BOS – 2 way: </w:delText>
              </w:r>
              <w:bookmarkStart w:id="1060" w:name="_Toc333401249"/>
              <w:bookmarkStart w:id="1061" w:name="_Toc333401546"/>
              <w:bookmarkEnd w:id="1060"/>
              <w:bookmarkEnd w:id="1061"/>
            </w:del>
          </w:p>
          <w:p w:rsidR="00000000" w:rsidRDefault="00FA6273">
            <w:pPr>
              <w:pStyle w:val="HeadingAppendix2"/>
              <w:rPr>
                <w:del w:id="1062" w:author="Retalix" w:date="2012-08-22T12:16:00Z"/>
                <w:rPrChange w:id="1063" w:author="Retalix" w:date="2012-08-22T12:14:00Z">
                  <w:rPr>
                    <w:del w:id="1064" w:author="Retalix" w:date="2012-08-22T12:16:00Z"/>
                    <w:highlight w:val="cyan"/>
                  </w:rPr>
                </w:rPrChange>
              </w:rPr>
              <w:pPrChange w:id="1065" w:author="Retalix" w:date="2012-08-22T12:14:00Z">
                <w:pPr>
                  <w:pStyle w:val="Default"/>
                  <w:spacing w:before="120" w:after="120"/>
                </w:pPr>
              </w:pPrChange>
            </w:pPr>
            <w:del w:id="1066" w:author="Retalix" w:date="2012-08-22T11:25:00Z">
              <w:r w:rsidRPr="00FA6273">
                <w:rPr>
                  <w:rPrChange w:id="1067" w:author="Retalix" w:date="2012-08-22T12:14:00Z">
                    <w:rPr>
                      <w:color w:val="0000FF"/>
                      <w:sz w:val="16"/>
                      <w:szCs w:val="16"/>
                      <w:highlight w:val="cyan"/>
                    </w:rPr>
                  </w:rPrChange>
                </w:rPr>
                <w:delText>MSMQ</w:delText>
              </w:r>
            </w:del>
            <w:bookmarkStart w:id="1068" w:name="_Toc333401250"/>
            <w:bookmarkStart w:id="1069" w:name="_Toc333401547"/>
            <w:bookmarkEnd w:id="1068"/>
            <w:bookmarkEnd w:id="1069"/>
          </w:p>
        </w:tc>
        <w:tc>
          <w:tcPr>
            <w:tcW w:w="4986" w:type="dxa"/>
            <w:tcBorders>
              <w:right w:val="nil"/>
            </w:tcBorders>
            <w:tcPrChange w:id="1070" w:author="Retalix" w:date="2012-08-22T12:15:00Z">
              <w:tcPr>
                <w:tcW w:w="4986" w:type="dxa"/>
                <w:tcBorders>
                  <w:right w:val="nil"/>
                </w:tcBorders>
              </w:tcPr>
            </w:tcPrChange>
          </w:tcPr>
          <w:p w:rsidR="00A463CC" w:rsidRPr="00A463CC" w:rsidDel="006B7B6C" w:rsidRDefault="00A463CC">
            <w:pPr>
              <w:pStyle w:val="Default"/>
              <w:rPr>
                <w:del w:id="1071" w:author="Retalix" w:date="2012-08-22T12:16:00Z"/>
                <w:rFonts w:ascii="Arial" w:hAnsi="Arial" w:cs="Arial"/>
                <w:bCs/>
                <w:color w:val="auto"/>
                <w:sz w:val="20"/>
                <w:szCs w:val="20"/>
              </w:rPr>
            </w:pPr>
            <w:bookmarkStart w:id="1072" w:name="_Toc333401251"/>
            <w:bookmarkStart w:id="1073" w:name="_Toc333401548"/>
            <w:bookmarkEnd w:id="1072"/>
            <w:bookmarkEnd w:id="1073"/>
          </w:p>
        </w:tc>
        <w:bookmarkStart w:id="1074" w:name="_Toc333401252"/>
        <w:bookmarkStart w:id="1075" w:name="_Toc333401549"/>
        <w:bookmarkEnd w:id="1074"/>
        <w:bookmarkEnd w:id="1075"/>
      </w:tr>
      <w:tr w:rsidR="00A463CC" w:rsidRPr="00A463CC" w:rsidDel="006B7B6C" w:rsidTr="006B7B6C">
        <w:trPr>
          <w:divId w:val="1665861996"/>
          <w:trHeight w:val="534"/>
          <w:del w:id="1076" w:author="Retalix" w:date="2012-08-22T12:16:00Z"/>
          <w:trPrChange w:id="1077" w:author="Retalix" w:date="2012-08-22T12:15:00Z">
            <w:trPr>
              <w:divId w:val="1665861996"/>
              <w:trHeight w:val="534"/>
            </w:trPr>
          </w:trPrChange>
        </w:trPr>
        <w:tc>
          <w:tcPr>
            <w:tcW w:w="8755" w:type="dxa"/>
            <w:tcPrChange w:id="1078" w:author="Retalix" w:date="2012-08-22T12:15:00Z">
              <w:tcPr>
                <w:tcW w:w="4986" w:type="dxa"/>
              </w:tcPr>
            </w:tcPrChange>
          </w:tcPr>
          <w:p w:rsidR="00A463CC" w:rsidDel="00940A7C" w:rsidRDefault="007C46AE">
            <w:pPr>
              <w:pStyle w:val="Default"/>
              <w:rPr>
                <w:del w:id="1079" w:author="Retalix" w:date="2012-08-22T11:25:00Z"/>
                <w:rFonts w:ascii="Arial" w:hAnsi="Arial" w:cs="Arial"/>
                <w:bCs/>
                <w:color w:val="auto"/>
                <w:sz w:val="20"/>
                <w:szCs w:val="20"/>
                <w:highlight w:val="cyan"/>
              </w:rPr>
            </w:pPr>
            <w:del w:id="1080" w:author="Retalix" w:date="2012-08-22T11:25:00Z">
              <w:r w:rsidRPr="007C46AE" w:rsidDel="00940A7C">
                <w:rPr>
                  <w:rFonts w:ascii="Arial" w:hAnsi="Arial" w:cs="Arial"/>
                  <w:bCs/>
                  <w:color w:val="auto"/>
                  <w:sz w:val="20"/>
                  <w:szCs w:val="20"/>
                  <w:highlight w:val="cyan"/>
                </w:rPr>
                <w:delText>TcpCom</w:delText>
              </w:r>
              <w:bookmarkStart w:id="1081" w:name="_Toc333401253"/>
              <w:bookmarkStart w:id="1082" w:name="_Toc333401550"/>
              <w:bookmarkEnd w:id="1081"/>
              <w:bookmarkEnd w:id="1082"/>
            </w:del>
          </w:p>
          <w:p w:rsidR="007C46AE" w:rsidDel="00940A7C" w:rsidRDefault="007C46AE">
            <w:pPr>
              <w:pStyle w:val="Default"/>
              <w:rPr>
                <w:del w:id="1083" w:author="Retalix" w:date="2012-08-22T11:25:00Z"/>
                <w:rFonts w:ascii="Arial" w:hAnsi="Arial" w:cs="Arial"/>
                <w:bCs/>
                <w:color w:val="auto"/>
                <w:sz w:val="20"/>
                <w:szCs w:val="20"/>
                <w:highlight w:val="cyan"/>
              </w:rPr>
            </w:pPr>
            <w:bookmarkStart w:id="1084" w:name="_Toc333401254"/>
            <w:bookmarkStart w:id="1085" w:name="_Toc333401551"/>
            <w:bookmarkEnd w:id="1084"/>
            <w:bookmarkEnd w:id="1085"/>
          </w:p>
          <w:p w:rsidR="007C46AE" w:rsidRPr="007C46AE" w:rsidDel="006B7B6C" w:rsidRDefault="007C46AE">
            <w:pPr>
              <w:pStyle w:val="Default"/>
              <w:rPr>
                <w:del w:id="1086" w:author="Retalix" w:date="2012-08-22T12:16:00Z"/>
                <w:rFonts w:ascii="Arial" w:hAnsi="Arial" w:cs="Arial"/>
                <w:bCs/>
                <w:color w:val="auto"/>
                <w:sz w:val="20"/>
                <w:szCs w:val="20"/>
                <w:highlight w:val="cyan"/>
              </w:rPr>
            </w:pPr>
            <w:del w:id="1087" w:author="Retalix" w:date="2012-08-22T11:25:00Z">
              <w:r w:rsidDel="00940A7C">
                <w:rPr>
                  <w:rFonts w:ascii="Arial" w:hAnsi="Arial" w:cs="Arial"/>
                  <w:bCs/>
                  <w:color w:val="auto"/>
                  <w:sz w:val="20"/>
                  <w:szCs w:val="20"/>
                  <w:highlight w:val="cyan"/>
                </w:rPr>
                <w:delText>OLA, SimLink, IFSF</w:delText>
              </w:r>
            </w:del>
            <w:bookmarkStart w:id="1088" w:name="_Toc333401255"/>
            <w:bookmarkStart w:id="1089" w:name="_Toc333401552"/>
            <w:bookmarkEnd w:id="1088"/>
            <w:bookmarkEnd w:id="1089"/>
          </w:p>
        </w:tc>
        <w:tc>
          <w:tcPr>
            <w:tcW w:w="4986" w:type="dxa"/>
            <w:tcPrChange w:id="1090" w:author="Retalix" w:date="2012-08-22T12:15:00Z">
              <w:tcPr>
                <w:tcW w:w="4986" w:type="dxa"/>
              </w:tcPr>
            </w:tcPrChange>
          </w:tcPr>
          <w:p w:rsidR="00A463CC" w:rsidRPr="00A463CC" w:rsidDel="006B7B6C" w:rsidRDefault="00A463CC">
            <w:pPr>
              <w:pStyle w:val="Default"/>
              <w:rPr>
                <w:del w:id="1091" w:author="Retalix" w:date="2012-08-22T12:16:00Z"/>
                <w:rFonts w:ascii="Arial" w:hAnsi="Arial" w:cs="Arial"/>
                <w:bCs/>
                <w:color w:val="auto"/>
                <w:sz w:val="20"/>
                <w:szCs w:val="20"/>
              </w:rPr>
            </w:pPr>
            <w:bookmarkStart w:id="1092" w:name="_Toc333401256"/>
            <w:bookmarkStart w:id="1093" w:name="_Toc333401553"/>
            <w:bookmarkEnd w:id="1092"/>
            <w:bookmarkEnd w:id="1093"/>
          </w:p>
        </w:tc>
        <w:bookmarkStart w:id="1094" w:name="_Toc333401257"/>
        <w:bookmarkStart w:id="1095" w:name="_Toc333401554"/>
        <w:bookmarkEnd w:id="1094"/>
        <w:bookmarkEnd w:id="1095"/>
      </w:tr>
      <w:tr w:rsidR="00A463CC" w:rsidRPr="00A463CC" w:rsidDel="006B7B6C" w:rsidTr="006B7B6C">
        <w:trPr>
          <w:divId w:val="1665861996"/>
          <w:trHeight w:val="1153"/>
          <w:del w:id="1096" w:author="Retalix" w:date="2012-08-22T12:16:00Z"/>
          <w:trPrChange w:id="1097" w:author="Retalix" w:date="2012-08-22T12:15:00Z">
            <w:trPr>
              <w:divId w:val="1665861996"/>
              <w:trHeight w:val="1153"/>
            </w:trPr>
          </w:trPrChange>
        </w:trPr>
        <w:tc>
          <w:tcPr>
            <w:tcW w:w="8755" w:type="dxa"/>
            <w:tcPrChange w:id="1098" w:author="Retalix" w:date="2012-08-22T12:15:00Z">
              <w:tcPr>
                <w:tcW w:w="4986" w:type="dxa"/>
              </w:tcPr>
            </w:tcPrChange>
          </w:tcPr>
          <w:p w:rsidR="00A463CC" w:rsidRPr="00A463CC" w:rsidDel="006B7B6C" w:rsidRDefault="00A463CC">
            <w:pPr>
              <w:pStyle w:val="Default"/>
              <w:rPr>
                <w:del w:id="1099" w:author="Retalix" w:date="2012-08-22T12:16:00Z"/>
                <w:rFonts w:ascii="Arial" w:hAnsi="Arial" w:cs="Arial"/>
                <w:bCs/>
                <w:color w:val="auto"/>
                <w:sz w:val="20"/>
                <w:szCs w:val="20"/>
              </w:rPr>
            </w:pPr>
            <w:bookmarkStart w:id="1100" w:name="_Toc333401258"/>
            <w:bookmarkStart w:id="1101" w:name="_Toc333401555"/>
            <w:bookmarkEnd w:id="1100"/>
            <w:bookmarkEnd w:id="1101"/>
          </w:p>
        </w:tc>
        <w:tc>
          <w:tcPr>
            <w:tcW w:w="4986" w:type="dxa"/>
            <w:tcPrChange w:id="1102" w:author="Retalix" w:date="2012-08-22T12:15:00Z">
              <w:tcPr>
                <w:tcW w:w="4986" w:type="dxa"/>
              </w:tcPr>
            </w:tcPrChange>
          </w:tcPr>
          <w:p w:rsidR="00A463CC" w:rsidRPr="00A463CC" w:rsidDel="006B7B6C" w:rsidRDefault="00A463CC">
            <w:pPr>
              <w:pStyle w:val="Default"/>
              <w:rPr>
                <w:del w:id="1103" w:author="Retalix" w:date="2012-08-22T12:16:00Z"/>
                <w:rFonts w:ascii="Arial" w:hAnsi="Arial" w:cs="Arial"/>
                <w:bCs/>
                <w:color w:val="auto"/>
                <w:sz w:val="20"/>
                <w:szCs w:val="20"/>
              </w:rPr>
            </w:pPr>
            <w:bookmarkStart w:id="1104" w:name="_Toc333401259"/>
            <w:bookmarkStart w:id="1105" w:name="_Toc333401556"/>
            <w:bookmarkEnd w:id="1104"/>
            <w:bookmarkEnd w:id="1105"/>
          </w:p>
        </w:tc>
        <w:bookmarkStart w:id="1106" w:name="_Toc333401260"/>
        <w:bookmarkStart w:id="1107" w:name="_Toc333401557"/>
        <w:bookmarkEnd w:id="1106"/>
        <w:bookmarkEnd w:id="1107"/>
      </w:tr>
      <w:tr w:rsidR="00A463CC" w:rsidRPr="00A463CC" w:rsidDel="006B7B6C" w:rsidTr="006B7B6C">
        <w:trPr>
          <w:divId w:val="1665861996"/>
          <w:trHeight w:val="358"/>
          <w:del w:id="1108" w:author="Retalix" w:date="2012-08-22T12:16:00Z"/>
          <w:trPrChange w:id="1109" w:author="Retalix" w:date="2012-08-22T12:15:00Z">
            <w:trPr>
              <w:divId w:val="1665861996"/>
              <w:trHeight w:val="358"/>
            </w:trPr>
          </w:trPrChange>
        </w:trPr>
        <w:tc>
          <w:tcPr>
            <w:tcW w:w="8755" w:type="dxa"/>
            <w:tcPrChange w:id="1110" w:author="Retalix" w:date="2012-08-22T12:15:00Z">
              <w:tcPr>
                <w:tcW w:w="4986" w:type="dxa"/>
              </w:tcPr>
            </w:tcPrChange>
          </w:tcPr>
          <w:p w:rsidR="00A463CC" w:rsidRPr="00A463CC" w:rsidDel="006B7B6C" w:rsidRDefault="00A463CC">
            <w:pPr>
              <w:pStyle w:val="Default"/>
              <w:rPr>
                <w:del w:id="1111" w:author="Retalix" w:date="2012-08-22T12:16:00Z"/>
                <w:rFonts w:ascii="Arial" w:hAnsi="Arial" w:cs="Arial"/>
                <w:bCs/>
                <w:color w:val="auto"/>
                <w:sz w:val="20"/>
                <w:szCs w:val="20"/>
              </w:rPr>
            </w:pPr>
            <w:bookmarkStart w:id="1112" w:name="_Toc333401261"/>
            <w:bookmarkStart w:id="1113" w:name="_Toc333401558"/>
            <w:bookmarkEnd w:id="1112"/>
            <w:bookmarkEnd w:id="1113"/>
          </w:p>
        </w:tc>
        <w:tc>
          <w:tcPr>
            <w:tcW w:w="4986" w:type="dxa"/>
            <w:tcPrChange w:id="1114" w:author="Retalix" w:date="2012-08-22T12:15:00Z">
              <w:tcPr>
                <w:tcW w:w="4986" w:type="dxa"/>
              </w:tcPr>
            </w:tcPrChange>
          </w:tcPr>
          <w:p w:rsidR="00A463CC" w:rsidRPr="00A463CC" w:rsidDel="006B7B6C" w:rsidRDefault="00A463CC">
            <w:pPr>
              <w:pStyle w:val="Default"/>
              <w:rPr>
                <w:del w:id="1115" w:author="Retalix" w:date="2012-08-22T12:16:00Z"/>
                <w:rFonts w:ascii="Arial" w:hAnsi="Arial" w:cs="Arial"/>
                <w:bCs/>
                <w:color w:val="auto"/>
                <w:sz w:val="20"/>
                <w:szCs w:val="20"/>
              </w:rPr>
            </w:pPr>
            <w:bookmarkStart w:id="1116" w:name="_Toc333401262"/>
            <w:bookmarkStart w:id="1117" w:name="_Toc333401559"/>
            <w:bookmarkEnd w:id="1116"/>
            <w:bookmarkEnd w:id="1117"/>
          </w:p>
        </w:tc>
        <w:bookmarkStart w:id="1118" w:name="_Toc333401263"/>
        <w:bookmarkStart w:id="1119" w:name="_Toc333401560"/>
        <w:bookmarkEnd w:id="1118"/>
        <w:bookmarkEnd w:id="1119"/>
      </w:tr>
    </w:tbl>
    <w:p w:rsidR="003402D9" w:rsidRDefault="00031B4D" w:rsidP="003402D9">
      <w:pPr>
        <w:pStyle w:val="Heading1"/>
        <w:divId w:val="1665861996"/>
      </w:pPr>
      <w:bookmarkStart w:id="1120" w:name="_Toc333401561"/>
      <w:r>
        <w:lastRenderedPageBreak/>
        <w:t>Reposi</w:t>
      </w:r>
      <w:r w:rsidR="003402D9">
        <w:t>tory</w:t>
      </w:r>
      <w:bookmarkEnd w:id="1120"/>
    </w:p>
    <w:p w:rsidR="003402D9" w:rsidRDefault="00D279E3" w:rsidP="003402D9">
      <w:pPr>
        <w:pStyle w:val="Heading2"/>
        <w:divId w:val="1665861996"/>
      </w:pPr>
      <w:bookmarkStart w:id="1121" w:name="_Toc333401562"/>
      <w:r>
        <w:t>Database</w:t>
      </w:r>
      <w:bookmarkEnd w:id="1121"/>
    </w:p>
    <w:p w:rsidR="00343218" w:rsidRDefault="006B30D5" w:rsidP="00343218">
      <w:pPr>
        <w:pStyle w:val="BodyText"/>
        <w:ind w:left="284"/>
        <w:divId w:val="1665861996"/>
      </w:pPr>
      <w:r>
        <w:t xml:space="preserve">The database </w:t>
      </w:r>
      <w:r w:rsidR="00D279E3">
        <w:t>alias of the POS calls POSITIVE</w:t>
      </w:r>
      <w:ins w:id="1122" w:author="Retalix" w:date="2012-08-21T16:31:00Z">
        <w:r w:rsidR="00BE5ABD">
          <w:t xml:space="preserve"> that is paradox.</w:t>
        </w:r>
      </w:ins>
      <w:del w:id="1123" w:author="Retalix" w:date="2012-08-21T16:31:00Z">
        <w:r w:rsidR="00D279E3" w:rsidDel="00BE5ABD">
          <w:delText>.</w:delText>
        </w:r>
      </w:del>
    </w:p>
    <w:p w:rsidR="00D279E3" w:rsidRDefault="003B0BD4" w:rsidP="00343218">
      <w:pPr>
        <w:pStyle w:val="BodyText"/>
        <w:ind w:left="284"/>
        <w:divId w:val="1665861996"/>
      </w:pPr>
      <w:ins w:id="1124" w:author="Dariia Iurkova" w:date="2012-08-15T19:06:00Z">
        <w:r>
          <w:t>POS only reads from</w:t>
        </w:r>
      </w:ins>
      <w:del w:id="1125" w:author="Dariia Iurkova" w:date="2012-08-15T19:06:00Z">
        <w:r w:rsidR="00D279E3" w:rsidDel="003B0BD4">
          <w:delText>In Positive</w:delText>
        </w:r>
      </w:del>
      <w:r w:rsidR="00D279E3">
        <w:t xml:space="preserve"> the database</w:t>
      </w:r>
      <w:ins w:id="1126" w:author="Dariia Iurkova" w:date="2012-08-15T19:08:00Z">
        <w:r>
          <w:t xml:space="preserve"> that is written by</w:t>
        </w:r>
      </w:ins>
      <w:ins w:id="1127" w:author="Dariia Iurkova" w:date="2012-08-15T19:06:00Z">
        <w:r>
          <w:t xml:space="preserve"> BOS</w:t>
        </w:r>
      </w:ins>
      <w:ins w:id="1128" w:author="Dariia Iurkova" w:date="2012-08-15T19:08:00Z">
        <w:r>
          <w:t>.</w:t>
        </w:r>
      </w:ins>
      <w:del w:id="1129" w:author="Dariia Iurkova" w:date="2012-08-15T19:06:00Z">
        <w:r w:rsidR="00D279E3" w:rsidDel="003B0BD4">
          <w:delText xml:space="preserve"> is for read only and </w:delText>
        </w:r>
      </w:del>
      <w:del w:id="1130" w:author="Dariia Iurkova" w:date="2012-08-15T19:07:00Z">
        <w:r w:rsidR="00D279E3" w:rsidDel="003B0BD4">
          <w:delText>all the write happen in the BOS</w:delText>
        </w:r>
      </w:del>
      <w:del w:id="1131" w:author="Dariia Iurkova" w:date="2012-08-15T19:08:00Z">
        <w:r w:rsidR="00D279E3" w:rsidDel="003B0BD4">
          <w:delText>.</w:delText>
        </w:r>
      </w:del>
    </w:p>
    <w:p w:rsidR="00D279E3" w:rsidRPr="00F750B7" w:rsidDel="005705E0" w:rsidRDefault="00DA6272" w:rsidP="00F750B7">
      <w:pPr>
        <w:pStyle w:val="BodyText"/>
        <w:ind w:left="284"/>
        <w:divId w:val="1665861996"/>
        <w:rPr>
          <w:del w:id="1132" w:author="Retalix" w:date="2012-08-21T16:13:00Z"/>
          <w:i/>
          <w:iCs/>
          <w:rPrChange w:id="1133" w:author="Retalix" w:date="2012-08-21T16:23:00Z">
            <w:rPr>
              <w:del w:id="1134" w:author="Retalix" w:date="2012-08-21T16:13:00Z"/>
            </w:rPr>
          </w:rPrChange>
        </w:rPr>
      </w:pPr>
      <w:ins w:id="1135" w:author="Fadih" w:date="2012-08-23T16:48:00Z">
        <w:r>
          <w:rPr>
            <w:i/>
            <w:iCs/>
            <w:noProof/>
            <w:rPrChange w:id="1136">
              <w:rPr>
                <w:noProof/>
                <w:color w:val="0000FF"/>
                <w:sz w:val="16"/>
                <w:szCs w:val="16"/>
              </w:rPr>
            </w:rPrChange>
          </w:rPr>
          <w:drawing>
            <wp:inline distT="0" distB="0" distL="0" distR="0">
              <wp:extent cx="5716732" cy="880619"/>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srcRect/>
                      <a:stretch>
                        <a:fillRect/>
                      </a:stretch>
                    </pic:blipFill>
                    <pic:spPr bwMode="auto">
                      <a:xfrm>
                        <a:off x="0" y="0"/>
                        <a:ext cx="5717627" cy="880757"/>
                      </a:xfrm>
                      <a:prstGeom prst="rect">
                        <a:avLst/>
                      </a:prstGeom>
                      <a:noFill/>
                      <a:ln w="9525">
                        <a:noFill/>
                        <a:miter lim="800000"/>
                        <a:headEnd/>
                        <a:tailEnd/>
                      </a:ln>
                    </pic:spPr>
                  </pic:pic>
                </a:graphicData>
              </a:graphic>
            </wp:inline>
          </w:drawing>
        </w:r>
      </w:ins>
      <w:ins w:id="1137" w:author="Retalix" w:date="2012-08-21T16:25:00Z">
        <w:del w:id="1138" w:author="Fadih" w:date="2012-08-23T16:48:00Z">
          <w:r>
            <w:rPr>
              <w:i/>
              <w:iCs/>
              <w:noProof/>
              <w:rPrChange w:id="1139">
                <w:rPr>
                  <w:noProof/>
                  <w:color w:val="0000FF"/>
                  <w:sz w:val="16"/>
                  <w:szCs w:val="16"/>
                </w:rPr>
              </w:rPrChange>
            </w:rPr>
            <w:drawing>
              <wp:inline distT="0" distB="0" distL="0" distR="0">
                <wp:extent cx="5723890" cy="9144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srcRect/>
                        <a:stretch>
                          <a:fillRect/>
                        </a:stretch>
                      </pic:blipFill>
                      <pic:spPr bwMode="auto">
                        <a:xfrm>
                          <a:off x="0" y="0"/>
                          <a:ext cx="5723890" cy="914400"/>
                        </a:xfrm>
                        <a:prstGeom prst="rect">
                          <a:avLst/>
                        </a:prstGeom>
                        <a:noFill/>
                        <a:ln w="9525">
                          <a:noFill/>
                          <a:miter lim="800000"/>
                          <a:headEnd/>
                          <a:tailEnd/>
                        </a:ln>
                      </pic:spPr>
                    </pic:pic>
                  </a:graphicData>
                </a:graphic>
              </wp:inline>
            </w:drawing>
          </w:r>
        </w:del>
      </w:ins>
      <w:del w:id="1140" w:author="Retalix" w:date="2012-08-21T16:13:00Z">
        <w:r w:rsidR="00FA6273" w:rsidRPr="00FA6273">
          <w:rPr>
            <w:i/>
            <w:iCs/>
            <w:rPrChange w:id="1141" w:author="Retalix" w:date="2012-08-21T16:23:00Z">
              <w:rPr>
                <w:color w:val="0000FF"/>
                <w:sz w:val="16"/>
                <w:szCs w:val="16"/>
              </w:rPr>
            </w:rPrChange>
          </w:rPr>
          <w:delText xml:space="preserve">There </w:delText>
        </w:r>
      </w:del>
      <w:ins w:id="1142" w:author="Dariia Iurkova" w:date="2012-08-15T19:09:00Z">
        <w:del w:id="1143" w:author="Retalix" w:date="2012-08-21T16:13:00Z">
          <w:r w:rsidR="00FA6273" w:rsidRPr="00FA6273">
            <w:rPr>
              <w:i/>
              <w:iCs/>
              <w:rPrChange w:id="1144" w:author="Retalix" w:date="2012-08-21T16:23:00Z">
                <w:rPr>
                  <w:color w:val="0000FF"/>
                  <w:sz w:val="16"/>
                  <w:szCs w:val="16"/>
                </w:rPr>
              </w:rPrChange>
            </w:rPr>
            <w:delText>The diagram below shows</w:delText>
          </w:r>
        </w:del>
      </w:ins>
      <w:del w:id="1145" w:author="Retalix" w:date="2012-08-21T16:13:00Z">
        <w:r w:rsidR="00FA6273" w:rsidRPr="00FA6273">
          <w:rPr>
            <w:i/>
            <w:iCs/>
            <w:rPrChange w:id="1146" w:author="Retalix" w:date="2012-08-21T16:23:00Z">
              <w:rPr>
                <w:color w:val="0000FF"/>
                <w:sz w:val="16"/>
                <w:szCs w:val="16"/>
              </w:rPr>
            </w:rPrChange>
          </w:rPr>
          <w:delText>is replication process that moves all the data from the BOS to the POS.</w:delText>
        </w:r>
      </w:del>
    </w:p>
    <w:p w:rsidR="00D279E3" w:rsidRPr="00F750B7" w:rsidRDefault="00DA6272" w:rsidP="00F750B7">
      <w:pPr>
        <w:pStyle w:val="BodyText"/>
        <w:ind w:left="284"/>
        <w:divId w:val="1665861996"/>
        <w:rPr>
          <w:i/>
          <w:iCs/>
          <w:rPrChange w:id="1147" w:author="Retalix" w:date="2012-08-21T16:23:00Z">
            <w:rPr/>
          </w:rPrChange>
        </w:rPr>
      </w:pPr>
      <w:del w:id="1148" w:author="Retalix" w:date="2012-08-21T16:08:00Z">
        <w:r>
          <w:rPr>
            <w:i/>
            <w:iCs/>
            <w:noProof/>
            <w:rPrChange w:id="1149">
              <w:rPr>
                <w:noProof/>
                <w:color w:val="0000FF"/>
                <w:sz w:val="16"/>
                <w:szCs w:val="16"/>
              </w:rPr>
            </w:rPrChange>
          </w:rPr>
          <w:drawing>
            <wp:inline distT="0" distB="0" distL="0" distR="0">
              <wp:extent cx="4419600" cy="2543175"/>
              <wp:effectExtent l="0" t="0" r="0" b="0"/>
              <wp:docPr id="67" name="Object 6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289800" cy="4572032"/>
                        <a:chOff x="779116" y="1398257"/>
                        <a:chExt cx="7289800" cy="4572032"/>
                      </a:xfrm>
                    </a:grpSpPr>
                    <a:grpSp>
                      <a:nvGrpSpPr>
                        <a:cNvPr id="33" name="Group 86"/>
                        <a:cNvGrpSpPr/>
                      </a:nvGrpSpPr>
                      <a:grpSpPr>
                        <a:xfrm>
                          <a:off x="779116" y="1398257"/>
                          <a:ext cx="7289800" cy="4572032"/>
                          <a:chOff x="838200" y="1573985"/>
                          <a:chExt cx="7289800" cy="4970915"/>
                        </a:xfrm>
                      </a:grpSpPr>
                      <a:grpSp>
                        <a:nvGrpSpPr>
                          <a:cNvPr id="3" name="Group 40"/>
                          <a:cNvGrpSpPr/>
                        </a:nvGrpSpPr>
                        <a:grpSpPr>
                          <a:xfrm>
                            <a:off x="838200" y="4229100"/>
                            <a:ext cx="2786082" cy="360000"/>
                            <a:chOff x="838200" y="4269150"/>
                            <a:chExt cx="2786082" cy="360000"/>
                          </a:xfrm>
                        </a:grpSpPr>
                        <a:sp>
                          <a:nvSpPr>
                            <a:cNvPr id="82" name="Flowchart: Process 81"/>
                            <a:cNvSpPr/>
                          </a:nvSpPr>
                          <a:spPr>
                            <a:xfrm>
                              <a:off x="838200" y="4269150"/>
                              <a:ext cx="2786082"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err="1" smtClean="0">
                                    <a:solidFill>
                                      <a:schemeClr val="tx1"/>
                                    </a:solidFill>
                                  </a:rPr>
                                  <a:t>XmtPdx</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83" name="Picture 12" descr="Image-0002.bmp"/>
                            <a:cNvPicPr>
                              <a:picLocks noChangeAspect="1"/>
                            </a:cNvPicPr>
                          </a:nvPicPr>
                          <a:blipFill>
                            <a:blip r:embed="rId53" cstate="print"/>
                            <a:stretch>
                              <a:fillRect/>
                            </a:stretch>
                          </a:blipFill>
                          <a:spPr>
                            <a:xfrm>
                              <a:off x="925236" y="4274100"/>
                              <a:ext cx="313014" cy="246120"/>
                            </a:xfrm>
                            <a:prstGeom prst="rect">
                              <a:avLst/>
                            </a:prstGeom>
                          </a:spPr>
                        </a:pic>
                      </a:grpSp>
                      <a:sp>
                        <a:nvSpPr>
                          <a:cNvPr id="36" name="Flowchart: Process 35"/>
                          <a:cNvSpPr/>
                        </a:nvSpPr>
                        <a:spPr>
                          <a:xfrm>
                            <a:off x="838200" y="4895850"/>
                            <a:ext cx="2786400"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err="1">
                                  <a:solidFill>
                                    <a:schemeClr val="tx1"/>
                                  </a:solidFill>
                                </a:rPr>
                                <a:t>TcpCOM</a:t>
                              </a:r>
                              <a:r>
                                <a:rPr lang="en-US" sz="2000" dirty="0">
                                  <a:solidFill>
                                    <a:schemeClr val="tx1"/>
                                  </a:solidFill>
                                </a:rPr>
                                <a:t> Server</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37" name="Flowchart: Process 36"/>
                          <a:cNvSpPr/>
                        </a:nvSpPr>
                        <a:spPr>
                          <a:xfrm>
                            <a:off x="5327650" y="4895850"/>
                            <a:ext cx="2786400"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err="1">
                                  <a:solidFill>
                                    <a:schemeClr val="tx1"/>
                                  </a:solidFill>
                                </a:rPr>
                                <a:t>TcpCOM</a:t>
                              </a:r>
                              <a:r>
                                <a:rPr lang="en-US" sz="2000" dirty="0">
                                  <a:solidFill>
                                    <a:schemeClr val="tx1"/>
                                  </a:solidFill>
                                </a:rPr>
                                <a:t> </a:t>
                              </a:r>
                              <a:r>
                                <a:rPr lang="en-US" sz="2000" dirty="0" smtClean="0">
                                  <a:solidFill>
                                    <a:schemeClr val="tx1"/>
                                  </a:solidFill>
                                </a:rPr>
                                <a:t>Client</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grpSp>
                        <a:nvGrpSpPr>
                          <a:cNvPr id="6" name="Group 39"/>
                          <a:cNvGrpSpPr/>
                        </a:nvGrpSpPr>
                        <a:grpSpPr>
                          <a:xfrm>
                            <a:off x="838200" y="6184900"/>
                            <a:ext cx="2786400" cy="360000"/>
                            <a:chOff x="838200" y="6224950"/>
                            <a:chExt cx="2786400" cy="360000"/>
                          </a:xfrm>
                        </a:grpSpPr>
                        <a:sp>
                          <a:nvSpPr>
                            <a:cNvPr id="80" name="Flowchart: Process 16"/>
                            <a:cNvSpPr/>
                          </a:nvSpPr>
                          <a:spPr>
                            <a:xfrm>
                              <a:off x="838200" y="6224950"/>
                              <a:ext cx="2786400"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err="1" smtClean="0">
                                    <a:solidFill>
                                      <a:schemeClr val="tx1"/>
                                    </a:solidFill>
                                  </a:rPr>
                                  <a:t>CurrentID</a:t>
                                </a:r>
                                <a:endParaRPr lang="en-US" sz="2000" dirty="0" smtClean="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81" name="Picture 80" descr="Image-0001.bmp"/>
                            <a:cNvPicPr>
                              <a:picLocks noChangeAspect="1"/>
                            </a:cNvPicPr>
                          </a:nvPicPr>
                          <a:blipFill>
                            <a:blip r:embed="rId54" cstate="print"/>
                            <a:stretch>
                              <a:fillRect/>
                            </a:stretch>
                          </a:blipFill>
                          <a:spPr>
                            <a:xfrm>
                              <a:off x="925236" y="6237132"/>
                              <a:ext cx="268564" cy="238139"/>
                            </a:xfrm>
                            <a:prstGeom prst="rect">
                              <a:avLst/>
                            </a:prstGeom>
                          </a:spPr>
                        </a:pic>
                      </a:grpSp>
                      <a:sp>
                        <a:nvSpPr>
                          <a:cNvPr id="43" name="Flowchart: Process 42"/>
                          <a:cNvSpPr/>
                        </a:nvSpPr>
                        <a:spPr>
                          <a:xfrm>
                            <a:off x="838200" y="5530567"/>
                            <a:ext cx="2786400"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smtClean="0">
                                  <a:solidFill>
                                    <a:schemeClr val="tx1"/>
                                  </a:solidFill>
                                </a:rPr>
                                <a:t>TransmitterMonitor.dll</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grpSp>
                        <a:nvGrpSpPr>
                          <a:cNvPr id="8" name="Group 38"/>
                          <a:cNvGrpSpPr/>
                        </a:nvGrpSpPr>
                        <a:grpSpPr>
                          <a:xfrm>
                            <a:off x="5327650" y="6184900"/>
                            <a:ext cx="2786400" cy="360000"/>
                            <a:chOff x="5327650" y="6224950"/>
                            <a:chExt cx="2786400" cy="360000"/>
                          </a:xfrm>
                        </a:grpSpPr>
                        <a:sp>
                          <a:nvSpPr>
                            <a:cNvPr id="78" name="Flowchart: Process 77"/>
                            <a:cNvSpPr/>
                          </a:nvSpPr>
                          <a:spPr>
                            <a:xfrm>
                              <a:off x="5327650" y="6224950"/>
                              <a:ext cx="2786400"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err="1" smtClean="0">
                                    <a:solidFill>
                                      <a:schemeClr val="tx1"/>
                                    </a:solidFill>
                                  </a:rPr>
                                  <a:t>CurrentID</a:t>
                                </a:r>
                                <a:endParaRPr lang="en-US" sz="2000" dirty="0" smtClean="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79" name="Picture 78" descr="Image-0001.bmp"/>
                            <a:cNvPicPr>
                              <a:picLocks noChangeAspect="1"/>
                            </a:cNvPicPr>
                          </a:nvPicPr>
                          <a:blipFill>
                            <a:blip r:embed="rId54" cstate="print"/>
                            <a:stretch>
                              <a:fillRect/>
                            </a:stretch>
                          </a:blipFill>
                          <a:spPr>
                            <a:xfrm>
                              <a:off x="5487487" y="6233750"/>
                              <a:ext cx="240213" cy="238139"/>
                            </a:xfrm>
                            <a:prstGeom prst="rect">
                              <a:avLst/>
                            </a:prstGeom>
                          </a:spPr>
                        </a:pic>
                      </a:grpSp>
                      <a:grpSp>
                        <a:nvGrpSpPr>
                          <a:cNvPr id="9" name="Group 43"/>
                          <a:cNvGrpSpPr/>
                        </a:nvGrpSpPr>
                        <a:grpSpPr>
                          <a:xfrm>
                            <a:off x="838200" y="1974035"/>
                            <a:ext cx="2755900" cy="1410515"/>
                            <a:chOff x="882650" y="1974035"/>
                            <a:chExt cx="2755900" cy="1410515"/>
                          </a:xfrm>
                        </a:grpSpPr>
                        <a:sp>
                          <a:nvSpPr>
                            <a:cNvPr id="75" name="Flowchart: Magnetic Disk 74"/>
                            <a:cNvSpPr/>
                          </a:nvSpPr>
                          <a:spPr>
                            <a:xfrm>
                              <a:off x="882650" y="1974035"/>
                              <a:ext cx="2755900" cy="1410515"/>
                            </a:xfrm>
                            <a:prstGeom prst="flowChartMagneticDisk">
                              <a:avLst/>
                            </a:prstGeom>
                            <a:solidFill>
                              <a:srgbClr val="FFE593"/>
                            </a:solidFill>
                            <a:ln cmpd="sng">
                              <a:prstDash val="solid"/>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endParaRPr lang="en-US" sz="2400" b="1" dirty="0">
                                  <a:ln w="12700">
                                    <a:solidFill>
                                      <a:schemeClr val="tx2">
                                        <a:satMod val="155000"/>
                                      </a:schemeClr>
                                    </a:solidFill>
                                    <a:prstDash val="solid"/>
                                  </a:ln>
                                  <a:solidFill>
                                    <a:schemeClr val="bg2">
                                      <a:tint val="85000"/>
                                      <a:satMod val="155000"/>
                                    </a:schemeClr>
                                  </a:solidFill>
                                </a:endParaRPr>
                              </a:p>
                            </a:txBody>
                            <a:useSpRect/>
                          </a:txSp>
                          <a:style>
                            <a:lnRef idx="2">
                              <a:schemeClr val="dk1"/>
                            </a:lnRef>
                            <a:fillRef idx="1">
                              <a:schemeClr val="lt1"/>
                            </a:fillRef>
                            <a:effectRef idx="0">
                              <a:schemeClr val="dk1"/>
                            </a:effectRef>
                            <a:fontRef idx="minor">
                              <a:schemeClr val="dk1"/>
                            </a:fontRef>
                          </a:style>
                        </a:sp>
                        <a:sp>
                          <a:nvSpPr>
                            <a:cNvPr id="76" name="Down Arrow Callout 75"/>
                            <a:cNvSpPr/>
                          </a:nvSpPr>
                          <a:spPr>
                            <a:xfrm>
                              <a:off x="1060450" y="2196285"/>
                              <a:ext cx="2400300" cy="565965"/>
                            </a:xfrm>
                            <a:prstGeom prst="downArrowCallout">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smtClean="0">
                                    <a:solidFill>
                                      <a:schemeClr val="tx1"/>
                                    </a:solidFill>
                                  </a:rPr>
                                  <a:t>Triggers</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7" name="Rectangle 76"/>
                            <a:cNvSpPr/>
                          </a:nvSpPr>
                          <a:spPr>
                            <a:xfrm>
                              <a:off x="1060450" y="2806700"/>
                              <a:ext cx="2400300" cy="388165"/>
                            </a:xfrm>
                            <a:prstGeom prst="rect">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a:solidFill>
                                      <a:schemeClr val="tx1"/>
                                    </a:solidFill>
                                  </a:rPr>
                                  <a:t>REPLCHANGES</a:t>
                                </a:r>
                              </a:p>
                            </a:txBody>
                            <a:useSpRect/>
                          </a:txSp>
                          <a:style>
                            <a:lnRef idx="2">
                              <a:schemeClr val="accent1">
                                <a:shade val="50000"/>
                              </a:schemeClr>
                            </a:lnRef>
                            <a:fillRef idx="1">
                              <a:schemeClr val="accent1"/>
                            </a:fillRef>
                            <a:effectRef idx="0">
                              <a:schemeClr val="accent1"/>
                            </a:effectRef>
                            <a:fontRef idx="minor">
                              <a:schemeClr val="lt1"/>
                            </a:fontRef>
                          </a:style>
                        </a:sp>
                      </a:grpSp>
                      <a:sp>
                        <a:nvSpPr>
                          <a:cNvPr id="46" name="Down Arrow Callout 45"/>
                          <a:cNvSpPr/>
                        </a:nvSpPr>
                        <a:spPr>
                          <a:xfrm>
                            <a:off x="838200" y="1573985"/>
                            <a:ext cx="2755900" cy="622300"/>
                          </a:xfrm>
                          <a:prstGeom prst="downArrowCallout">
                            <a:avLst/>
                          </a:prstGeom>
                          <a:solidFill>
                            <a:srgbClr val="92D050"/>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r>
                                <a:rPr lang="en-US" sz="2000" b="1" dirty="0">
                                  <a:solidFill>
                                    <a:schemeClr val="tx1"/>
                                  </a:solidFill>
                                </a:rPr>
                                <a:t>Data</a:t>
                              </a:r>
                            </a:p>
                          </a:txBody>
                          <a:useSpRect/>
                        </a:txSp>
                        <a:style>
                          <a:lnRef idx="2">
                            <a:schemeClr val="accent6"/>
                          </a:lnRef>
                          <a:fillRef idx="1">
                            <a:schemeClr val="lt1"/>
                          </a:fillRef>
                          <a:effectRef idx="0">
                            <a:schemeClr val="accent6"/>
                          </a:effectRef>
                          <a:fontRef idx="minor">
                            <a:schemeClr val="dk1"/>
                          </a:fontRef>
                        </a:style>
                      </a:sp>
                      <a:sp>
                        <a:nvSpPr>
                          <a:cNvPr id="48" name="Flowchart: Magnetic Disk 47"/>
                          <a:cNvSpPr/>
                        </a:nvSpPr>
                        <a:spPr>
                          <a:xfrm>
                            <a:off x="5327650" y="2317750"/>
                            <a:ext cx="2800350" cy="1345385"/>
                          </a:xfrm>
                          <a:prstGeom prst="flowChartMagneticDisk">
                            <a:avLst/>
                          </a:prstGeom>
                          <a:solidFill>
                            <a:srgbClr val="FFE593"/>
                          </a:solidFill>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r>
                                <a:rPr lang="en-US" sz="2400" b="1" dirty="0" smtClean="0"/>
                                <a:t>POS</a:t>
                              </a:r>
                              <a:endParaRPr lang="en-US" sz="2400" b="1" dirty="0">
                                <a:ln w="12700">
                                  <a:solidFill>
                                    <a:schemeClr val="tx2">
                                      <a:satMod val="155000"/>
                                    </a:schemeClr>
                                  </a:solidFill>
                                  <a:prstDash val="solid"/>
                                </a:ln>
                                <a:solidFill>
                                  <a:schemeClr val="bg2">
                                    <a:tint val="85000"/>
                                    <a:satMod val="155000"/>
                                  </a:schemeClr>
                                </a:solidFill>
                              </a:endParaRPr>
                            </a:p>
                          </a:txBody>
                          <a:useSpRect/>
                        </a:txSp>
                        <a:style>
                          <a:lnRef idx="2">
                            <a:schemeClr val="dk1"/>
                          </a:lnRef>
                          <a:fillRef idx="1">
                            <a:schemeClr val="lt1"/>
                          </a:fillRef>
                          <a:effectRef idx="0">
                            <a:schemeClr val="dk1"/>
                          </a:effectRef>
                          <a:fontRef idx="minor">
                            <a:schemeClr val="dk1"/>
                          </a:fontRef>
                        </a:style>
                      </a:sp>
                      <a:sp>
                        <a:nvSpPr>
                          <a:cNvPr id="52" name="Flowchart: Connector 51"/>
                          <a:cNvSpPr>
                            <a:spLocks/>
                          </a:cNvSpPr>
                        </a:nvSpPr>
                        <a:spPr>
                          <a:xfrm>
                            <a:off x="4315946" y="4249080"/>
                            <a:ext cx="320040" cy="320040"/>
                          </a:xfrm>
                          <a:prstGeom prst="flowChartConnector">
                            <a:avLst/>
                          </a:prstGeom>
                          <a:solidFill>
                            <a:srgbClr val="92D050"/>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endParaRPr lang="en-US" sz="2000" b="1" dirty="0">
                                <a:solidFill>
                                  <a:schemeClr val="tx1"/>
                                </a:solidFill>
                              </a:endParaRPr>
                            </a:p>
                          </a:txBody>
                          <a:useSpRect/>
                        </a:txSp>
                        <a:style>
                          <a:lnRef idx="2">
                            <a:schemeClr val="accent6"/>
                          </a:lnRef>
                          <a:fillRef idx="1">
                            <a:schemeClr val="lt1"/>
                          </a:fillRef>
                          <a:effectRef idx="0">
                            <a:schemeClr val="accent6"/>
                          </a:effectRef>
                          <a:fontRef idx="minor">
                            <a:schemeClr val="dk1"/>
                          </a:fontRef>
                        </a:style>
                      </a:sp>
                      <a:grpSp>
                        <a:nvGrpSpPr>
                          <a:cNvPr id="13" name="Group 85"/>
                          <a:cNvGrpSpPr/>
                        </a:nvGrpSpPr>
                        <a:grpSpPr>
                          <a:xfrm>
                            <a:off x="5327650" y="4229100"/>
                            <a:ext cx="2786400" cy="360000"/>
                            <a:chOff x="5327650" y="4229100"/>
                            <a:chExt cx="2786400" cy="360000"/>
                          </a:xfrm>
                        </a:grpSpPr>
                        <a:sp>
                          <a:nvSpPr>
                            <a:cNvPr id="73" name="Flowchart: Process 72"/>
                            <a:cNvSpPr/>
                          </a:nvSpPr>
                          <a:spPr>
                            <a:xfrm>
                              <a:off x="5327650" y="4229100"/>
                              <a:ext cx="2786400" cy="360000"/>
                            </a:xfrm>
                            <a:prstGeom prst="flowChartProcess">
                              <a:avLst/>
                            </a:prstGeom>
                            <a:solidFill>
                              <a:schemeClr val="bg1"/>
                            </a:solidFill>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ctr"/>
                                <a:r>
                                  <a:rPr lang="en-US" sz="2000" dirty="0" err="1" smtClean="0">
                                    <a:solidFill>
                                      <a:schemeClr val="tx1"/>
                                    </a:solidFill>
                                  </a:rPr>
                                  <a:t>SpRcv</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74" name="Picture 73" descr="Image-0000.bmp"/>
                            <a:cNvPicPr>
                              <a:picLocks noChangeAspect="1"/>
                            </a:cNvPicPr>
                          </a:nvPicPr>
                          <a:blipFill>
                            <a:blip r:embed="rId55" cstate="print"/>
                            <a:stretch>
                              <a:fillRect/>
                            </a:stretch>
                          </a:blipFill>
                          <a:spPr>
                            <a:xfrm>
                              <a:off x="5372100" y="4260488"/>
                              <a:ext cx="357464" cy="324212"/>
                            </a:xfrm>
                            <a:prstGeom prst="rect">
                              <a:avLst/>
                            </a:prstGeom>
                          </a:spPr>
                        </a:pic>
                      </a:grpSp>
                      <a:sp>
                        <a:nvSpPr>
                          <a:cNvPr id="54" name="Right Arrow 53"/>
                          <a:cNvSpPr/>
                        </a:nvSpPr>
                        <a:spPr>
                          <a:xfrm>
                            <a:off x="3770089" y="4275750"/>
                            <a:ext cx="400050" cy="266700"/>
                          </a:xfrm>
                          <a:prstGeom prst="rightArrow">
                            <a:avLst/>
                          </a:prstGeom>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endParaRPr lang="en-US"/>
                            </a:p>
                          </a:txBody>
                          <a:useSpRect/>
                        </a:txSp>
                        <a:style>
                          <a:lnRef idx="2">
                            <a:schemeClr val="accent6"/>
                          </a:lnRef>
                          <a:fillRef idx="1">
                            <a:schemeClr val="lt1"/>
                          </a:fillRef>
                          <a:effectRef idx="0">
                            <a:schemeClr val="accent6"/>
                          </a:effectRef>
                          <a:fontRef idx="minor">
                            <a:schemeClr val="dk1"/>
                          </a:fontRef>
                        </a:style>
                      </a:sp>
                      <a:sp>
                        <a:nvSpPr>
                          <a:cNvPr id="55" name="Right Arrow 54"/>
                          <a:cNvSpPr/>
                        </a:nvSpPr>
                        <a:spPr>
                          <a:xfrm>
                            <a:off x="4781793" y="4275750"/>
                            <a:ext cx="400050" cy="266700"/>
                          </a:xfrm>
                          <a:prstGeom prst="rightArrow">
                            <a:avLst/>
                          </a:prstGeom>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endParaRPr lang="en-US"/>
                            </a:p>
                          </a:txBody>
                          <a:useSpRect/>
                        </a:txSp>
                        <a:style>
                          <a:lnRef idx="2">
                            <a:schemeClr val="accent6"/>
                          </a:lnRef>
                          <a:fillRef idx="1">
                            <a:schemeClr val="lt1"/>
                          </a:fillRef>
                          <a:effectRef idx="0">
                            <a:schemeClr val="accent6"/>
                          </a:effectRef>
                          <a:fontRef idx="minor">
                            <a:schemeClr val="dk1"/>
                          </a:fontRef>
                        </a:style>
                      </a:sp>
                      <a:sp>
                        <a:nvSpPr>
                          <a:cNvPr id="58" name="Right Arrow 57"/>
                          <a:cNvSpPr/>
                        </a:nvSpPr>
                        <a:spPr>
                          <a:xfrm rot="16200000">
                            <a:off x="6505575" y="3806825"/>
                            <a:ext cx="400050" cy="266700"/>
                          </a:xfrm>
                          <a:prstGeom prst="rightArrow">
                            <a:avLst/>
                          </a:prstGeom>
                          <a:ln>
                            <a:solidFill>
                              <a:schemeClr val="tx1"/>
                            </a:solidFill>
                          </a:ln>
                        </a:spPr>
                        <a:txSp>
                          <a:txBody>
                            <a:bodyPr rtlCol="0" anchor="ctr"/>
                            <a:lstStyle>
                              <a:defPPr>
                                <a:defRPr lang="en-US"/>
                              </a:defPPr>
                              <a:lvl1pPr algn="ctr" rtl="0" fontAlgn="base">
                                <a:spcBef>
                                  <a:spcPct val="0"/>
                                </a:spcBef>
                                <a:spcAft>
                                  <a:spcPct val="0"/>
                                </a:spcAft>
                                <a:defRPr sz="1000" kern="1200">
                                  <a:solidFill>
                                    <a:schemeClr val="dk1"/>
                                  </a:solidFill>
                                  <a:latin typeface="+mn-lt"/>
                                  <a:ea typeface="+mn-ea"/>
                                  <a:cs typeface="+mn-cs"/>
                                </a:defRPr>
                              </a:lvl1pPr>
                              <a:lvl2pPr marL="457200" algn="ctr" rtl="0" fontAlgn="base">
                                <a:spcBef>
                                  <a:spcPct val="0"/>
                                </a:spcBef>
                                <a:spcAft>
                                  <a:spcPct val="0"/>
                                </a:spcAft>
                                <a:defRPr sz="1000" kern="1200">
                                  <a:solidFill>
                                    <a:schemeClr val="dk1"/>
                                  </a:solidFill>
                                  <a:latin typeface="+mn-lt"/>
                                  <a:ea typeface="+mn-ea"/>
                                  <a:cs typeface="+mn-cs"/>
                                </a:defRPr>
                              </a:lvl2pPr>
                              <a:lvl3pPr marL="914400" algn="ctr" rtl="0" fontAlgn="base">
                                <a:spcBef>
                                  <a:spcPct val="0"/>
                                </a:spcBef>
                                <a:spcAft>
                                  <a:spcPct val="0"/>
                                </a:spcAft>
                                <a:defRPr sz="1000" kern="1200">
                                  <a:solidFill>
                                    <a:schemeClr val="dk1"/>
                                  </a:solidFill>
                                  <a:latin typeface="+mn-lt"/>
                                  <a:ea typeface="+mn-ea"/>
                                  <a:cs typeface="+mn-cs"/>
                                </a:defRPr>
                              </a:lvl3pPr>
                              <a:lvl4pPr marL="1371600" algn="ctr" rtl="0" fontAlgn="base">
                                <a:spcBef>
                                  <a:spcPct val="0"/>
                                </a:spcBef>
                                <a:spcAft>
                                  <a:spcPct val="0"/>
                                </a:spcAft>
                                <a:defRPr sz="1000" kern="1200">
                                  <a:solidFill>
                                    <a:schemeClr val="dk1"/>
                                  </a:solidFill>
                                  <a:latin typeface="+mn-lt"/>
                                  <a:ea typeface="+mn-ea"/>
                                  <a:cs typeface="+mn-cs"/>
                                </a:defRPr>
                              </a:lvl4pPr>
                              <a:lvl5pPr marL="1828800" algn="ctr" rtl="0" fontAlgn="base">
                                <a:spcBef>
                                  <a:spcPct val="0"/>
                                </a:spcBef>
                                <a:spcAft>
                                  <a:spcPct val="0"/>
                                </a:spcAft>
                                <a:defRPr sz="1000" kern="1200">
                                  <a:solidFill>
                                    <a:schemeClr val="dk1"/>
                                  </a:solidFill>
                                  <a:latin typeface="+mn-lt"/>
                                  <a:ea typeface="+mn-ea"/>
                                  <a:cs typeface="+mn-cs"/>
                                </a:defRPr>
                              </a:lvl5pPr>
                              <a:lvl6pPr marL="2286000" algn="l" defTabSz="914400" rtl="0" eaLnBrk="1" latinLnBrk="0" hangingPunct="1">
                                <a:defRPr sz="1000" kern="1200">
                                  <a:solidFill>
                                    <a:schemeClr val="dk1"/>
                                  </a:solidFill>
                                  <a:latin typeface="+mn-lt"/>
                                  <a:ea typeface="+mn-ea"/>
                                  <a:cs typeface="+mn-cs"/>
                                </a:defRPr>
                              </a:lvl6pPr>
                              <a:lvl7pPr marL="2743200" algn="l" defTabSz="914400" rtl="0" eaLnBrk="1" latinLnBrk="0" hangingPunct="1">
                                <a:defRPr sz="1000" kern="1200">
                                  <a:solidFill>
                                    <a:schemeClr val="dk1"/>
                                  </a:solidFill>
                                  <a:latin typeface="+mn-lt"/>
                                  <a:ea typeface="+mn-ea"/>
                                  <a:cs typeface="+mn-cs"/>
                                </a:defRPr>
                              </a:lvl7pPr>
                              <a:lvl8pPr marL="3200400" algn="l" defTabSz="914400" rtl="0" eaLnBrk="1" latinLnBrk="0" hangingPunct="1">
                                <a:defRPr sz="1000" kern="1200">
                                  <a:solidFill>
                                    <a:schemeClr val="dk1"/>
                                  </a:solidFill>
                                  <a:latin typeface="+mn-lt"/>
                                  <a:ea typeface="+mn-ea"/>
                                  <a:cs typeface="+mn-cs"/>
                                </a:defRPr>
                              </a:lvl8pPr>
                              <a:lvl9pPr marL="3657600" algn="l" defTabSz="914400" rtl="0" eaLnBrk="1" latinLnBrk="0" hangingPunct="1">
                                <a:defRPr sz="1000" kern="1200">
                                  <a:solidFill>
                                    <a:schemeClr val="dk1"/>
                                  </a:solidFill>
                                  <a:latin typeface="+mn-lt"/>
                                  <a:ea typeface="+mn-ea"/>
                                  <a:cs typeface="+mn-cs"/>
                                </a:defRPr>
                              </a:lvl9pPr>
                            </a:lstStyle>
                            <a:p>
                              <a:pPr algn="ctr"/>
                              <a:endParaRPr lang="en-US"/>
                            </a:p>
                          </a:txBody>
                          <a:useSpRect/>
                        </a:txSp>
                        <a:style>
                          <a:lnRef idx="2">
                            <a:schemeClr val="accent6"/>
                          </a:lnRef>
                          <a:fillRef idx="1">
                            <a:schemeClr val="lt1"/>
                          </a:fillRef>
                          <a:effectRef idx="0">
                            <a:schemeClr val="accent6"/>
                          </a:effectRef>
                          <a:fontRef idx="minor">
                            <a:schemeClr val="dk1"/>
                          </a:fontRef>
                        </a:style>
                      </a:sp>
                      <a:grpSp>
                        <a:nvGrpSpPr>
                          <a:cNvPr id="17" name="Group 44"/>
                          <a:cNvGrpSpPr/>
                        </a:nvGrpSpPr>
                        <a:grpSpPr>
                          <a:xfrm>
                            <a:off x="838200" y="3206750"/>
                            <a:ext cx="2786400" cy="977900"/>
                            <a:chOff x="838200" y="3206750"/>
                            <a:chExt cx="2786400" cy="977900"/>
                          </a:xfrm>
                        </a:grpSpPr>
                        <a:sp>
                          <a:nvSpPr>
                            <a:cNvPr id="71" name="Left-Right Arrow Callout 70"/>
                            <a:cNvSpPr/>
                          </a:nvSpPr>
                          <a:spPr>
                            <a:xfrm rot="5400000">
                              <a:off x="1742450" y="2302500"/>
                              <a:ext cx="977900" cy="2786400"/>
                            </a:xfrm>
                            <a:prstGeom prst="leftRightArrowCallout">
                              <a:avLst>
                                <a:gd name="adj1" fmla="val 12784"/>
                                <a:gd name="adj2" fmla="val 13802"/>
                                <a:gd name="adj3" fmla="val 17034"/>
                                <a:gd name="adj4" fmla="val 48123"/>
                              </a:avLst>
                            </a:prstGeom>
                            <a:solidFill>
                              <a:schemeClr val="bg1"/>
                            </a:solidFill>
                            <a:ln>
                              <a:solidFill>
                                <a:schemeClr val="tx1"/>
                              </a:solidFill>
                            </a:ln>
                          </a:spPr>
                          <a:txSp>
                            <a:txBody>
                              <a:bodyPr vert="vert270" tIns="180000" rtlCol="0" anchor="ctr"/>
                              <a:lstStyle>
                                <a:defPPr>
                                  <a:defRPr lang="en-US"/>
                                </a:defPPr>
                                <a:lvl1pPr algn="ctr" rtl="0" fontAlgn="base">
                                  <a:spcBef>
                                    <a:spcPct val="0"/>
                                  </a:spcBef>
                                  <a:spcAft>
                                    <a:spcPct val="0"/>
                                  </a:spcAft>
                                  <a:defRPr sz="1000" kern="1200">
                                    <a:solidFill>
                                      <a:schemeClr val="lt1"/>
                                    </a:solidFill>
                                    <a:latin typeface="+mn-lt"/>
                                    <a:ea typeface="+mn-ea"/>
                                    <a:cs typeface="+mn-cs"/>
                                  </a:defRPr>
                                </a:lvl1pPr>
                                <a:lvl2pPr marL="457200" algn="ctr" rtl="0" fontAlgn="base">
                                  <a:spcBef>
                                    <a:spcPct val="0"/>
                                  </a:spcBef>
                                  <a:spcAft>
                                    <a:spcPct val="0"/>
                                  </a:spcAft>
                                  <a:defRPr sz="1000" kern="1200">
                                    <a:solidFill>
                                      <a:schemeClr val="lt1"/>
                                    </a:solidFill>
                                    <a:latin typeface="+mn-lt"/>
                                    <a:ea typeface="+mn-ea"/>
                                    <a:cs typeface="+mn-cs"/>
                                  </a:defRPr>
                                </a:lvl2pPr>
                                <a:lvl3pPr marL="914400" algn="ctr" rtl="0" fontAlgn="base">
                                  <a:spcBef>
                                    <a:spcPct val="0"/>
                                  </a:spcBef>
                                  <a:spcAft>
                                    <a:spcPct val="0"/>
                                  </a:spcAft>
                                  <a:defRPr sz="1000" kern="1200">
                                    <a:solidFill>
                                      <a:schemeClr val="lt1"/>
                                    </a:solidFill>
                                    <a:latin typeface="+mn-lt"/>
                                    <a:ea typeface="+mn-ea"/>
                                    <a:cs typeface="+mn-cs"/>
                                  </a:defRPr>
                                </a:lvl3pPr>
                                <a:lvl4pPr marL="1371600" algn="ctr" rtl="0" fontAlgn="base">
                                  <a:spcBef>
                                    <a:spcPct val="0"/>
                                  </a:spcBef>
                                  <a:spcAft>
                                    <a:spcPct val="0"/>
                                  </a:spcAft>
                                  <a:defRPr sz="1000" kern="1200">
                                    <a:solidFill>
                                      <a:schemeClr val="lt1"/>
                                    </a:solidFill>
                                    <a:latin typeface="+mn-lt"/>
                                    <a:ea typeface="+mn-ea"/>
                                    <a:cs typeface="+mn-cs"/>
                                  </a:defRPr>
                                </a:lvl4pPr>
                                <a:lvl5pPr marL="1828800" algn="ctr" rtl="0" fontAlgn="base">
                                  <a:spcBef>
                                    <a:spcPct val="0"/>
                                  </a:spcBef>
                                  <a:spcAft>
                                    <a:spcPct val="0"/>
                                  </a:spcAft>
                                  <a:defRPr sz="1000" kern="1200">
                                    <a:solidFill>
                                      <a:schemeClr val="lt1"/>
                                    </a:solidFill>
                                    <a:latin typeface="+mn-lt"/>
                                    <a:ea typeface="+mn-ea"/>
                                    <a:cs typeface="+mn-cs"/>
                                  </a:defRPr>
                                </a:lvl5pPr>
                                <a:lvl6pPr marL="2286000" algn="l" defTabSz="914400" rtl="0" eaLnBrk="1" latinLnBrk="0" hangingPunct="1">
                                  <a:defRPr sz="1000" kern="1200">
                                    <a:solidFill>
                                      <a:schemeClr val="lt1"/>
                                    </a:solidFill>
                                    <a:latin typeface="+mn-lt"/>
                                    <a:ea typeface="+mn-ea"/>
                                    <a:cs typeface="+mn-cs"/>
                                  </a:defRPr>
                                </a:lvl6pPr>
                                <a:lvl7pPr marL="2743200" algn="l" defTabSz="914400" rtl="0" eaLnBrk="1" latinLnBrk="0" hangingPunct="1">
                                  <a:defRPr sz="1000" kern="1200">
                                    <a:solidFill>
                                      <a:schemeClr val="lt1"/>
                                    </a:solidFill>
                                    <a:latin typeface="+mn-lt"/>
                                    <a:ea typeface="+mn-ea"/>
                                    <a:cs typeface="+mn-cs"/>
                                  </a:defRPr>
                                </a:lvl7pPr>
                                <a:lvl8pPr marL="3200400" algn="l" defTabSz="914400" rtl="0" eaLnBrk="1" latinLnBrk="0" hangingPunct="1">
                                  <a:defRPr sz="1000" kern="1200">
                                    <a:solidFill>
                                      <a:schemeClr val="lt1"/>
                                    </a:solidFill>
                                    <a:latin typeface="+mn-lt"/>
                                    <a:ea typeface="+mn-ea"/>
                                    <a:cs typeface="+mn-cs"/>
                                  </a:defRPr>
                                </a:lvl8pPr>
                                <a:lvl9pPr marL="3657600" algn="l" defTabSz="914400" rtl="0" eaLnBrk="1" latinLnBrk="0" hangingPunct="1">
                                  <a:defRPr sz="1000" kern="1200">
                                    <a:solidFill>
                                      <a:schemeClr val="lt1"/>
                                    </a:solidFill>
                                    <a:latin typeface="+mn-lt"/>
                                    <a:ea typeface="+mn-ea"/>
                                    <a:cs typeface="+mn-cs"/>
                                  </a:defRPr>
                                </a:lvl9pPr>
                              </a:lstStyle>
                              <a:p>
                                <a:pPr algn="r"/>
                                <a:r>
                                  <a:rPr lang="en-US" sz="2000" dirty="0" err="1" smtClean="0">
                                    <a:solidFill>
                                      <a:schemeClr val="tx1"/>
                                    </a:solidFill>
                                  </a:rPr>
                                  <a:t>PosTransmitter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72" name="Picture 71" descr="Image-0000.bmp"/>
                            <a:cNvPicPr>
                              <a:picLocks noChangeAspect="1"/>
                            </a:cNvPicPr>
                          </a:nvPicPr>
                          <a:blipFill>
                            <a:blip r:embed="rId55" cstate="print"/>
                            <a:stretch>
                              <a:fillRect/>
                            </a:stretch>
                          </a:blipFill>
                          <a:spPr>
                            <a:xfrm>
                              <a:off x="927100" y="3517900"/>
                              <a:ext cx="357464" cy="324212"/>
                            </a:xfrm>
                            <a:prstGeom prst="rect">
                              <a:avLst/>
                            </a:prstGeom>
                          </a:spPr>
                        </a:pic>
                      </a:grpSp>
                      <a:cxnSp>
                        <a:nvCxnSpPr>
                          <a:cNvPr id="63" name="Straight Arrow Connector 62"/>
                          <a:cNvCxnSpPr>
                            <a:stCxn id="73" idx="2"/>
                            <a:endCxn id="37" idx="0"/>
                          </a:cNvCxnSpPr>
                        </a:nvCxnSpPr>
                        <a:spPr>
                          <a:xfrm rot="5400000">
                            <a:off x="6567475" y="4742475"/>
                            <a:ext cx="306750" cy="158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6" name="Elbow Connector 65"/>
                          <a:cNvCxnSpPr>
                            <a:stCxn id="73" idx="3"/>
                            <a:endCxn id="78" idx="3"/>
                          </a:cNvCxnSpPr>
                        </a:nvCxnSpPr>
                        <a:spPr>
                          <a:xfrm>
                            <a:off x="8114050" y="4409100"/>
                            <a:ext cx="1588" cy="1955800"/>
                          </a:xfrm>
                          <a:prstGeom prst="bentConnector3">
                            <a:avLst>
                              <a:gd name="adj1" fmla="val 1739969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7" name="Straight Arrow Connector 66"/>
                          <a:cNvCxnSpPr>
                            <a:stCxn id="37" idx="1"/>
                            <a:endCxn id="36" idx="3"/>
                          </a:cNvCxnSpPr>
                        </a:nvCxnSpPr>
                        <a:spPr>
                          <a:xfrm rot="10800000">
                            <a:off x="3624600" y="5075850"/>
                            <a:ext cx="1703050" cy="158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8" name="Straight Arrow Connector 67"/>
                          <a:cNvCxnSpPr>
                            <a:stCxn id="36" idx="2"/>
                            <a:endCxn id="43" idx="0"/>
                          </a:cNvCxnSpPr>
                        </a:nvCxnSpPr>
                        <a:spPr>
                          <a:xfrm rot="5400000">
                            <a:off x="2094042" y="5393208"/>
                            <a:ext cx="274717" cy="158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9" name="Straight Arrow Connector 68"/>
                          <a:cNvCxnSpPr>
                            <a:stCxn id="43" idx="2"/>
                          </a:cNvCxnSpPr>
                        </a:nvCxnSpPr>
                        <a:spPr>
                          <a:xfrm rot="5400000">
                            <a:off x="2084234" y="6037733"/>
                            <a:ext cx="294333" cy="158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70" name="Elbow Connector 69"/>
                          <a:cNvCxnSpPr>
                            <a:stCxn id="71" idx="2"/>
                          </a:cNvCxnSpPr>
                        </a:nvCxnSpPr>
                        <a:spPr>
                          <a:xfrm rot="10800000" flipV="1">
                            <a:off x="838200" y="3695700"/>
                            <a:ext cx="1588" cy="2669200"/>
                          </a:xfrm>
                          <a:prstGeom prst="bentConnector3">
                            <a:avLst>
                              <a:gd name="adj1" fmla="val 18366630"/>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grpSp>
                  </lc:lockedCanvas>
                </a:graphicData>
              </a:graphic>
            </wp:inline>
          </w:drawing>
        </w:r>
      </w:del>
    </w:p>
    <w:p w:rsidR="00D279E3" w:rsidRDefault="00D279E3" w:rsidP="00D279E3">
      <w:pPr>
        <w:pStyle w:val="BodyText"/>
        <w:ind w:left="284"/>
        <w:divId w:val="1665861996"/>
        <w:rPr>
          <w:ins w:id="1150" w:author="Retalix" w:date="2012-08-21T16:25:00Z"/>
          <w:i/>
          <w:iCs/>
        </w:rPr>
      </w:pPr>
    </w:p>
    <w:p w:rsidR="00BE5ABD" w:rsidRPr="00BE5ABD" w:rsidRDefault="00BE5ABD" w:rsidP="00D279E3">
      <w:pPr>
        <w:pStyle w:val="BodyText"/>
        <w:ind w:left="284"/>
        <w:divId w:val="1665861996"/>
      </w:pPr>
      <w:ins w:id="1151" w:author="Retalix" w:date="2012-08-21T16:25:00Z">
        <w:r>
          <w:t xml:space="preserve">PositiveDBSrv include </w:t>
        </w:r>
      </w:ins>
      <w:ins w:id="1152" w:author="Retalix" w:date="2012-08-21T16:26:00Z">
        <w:r>
          <w:t>Dataset</w:t>
        </w:r>
      </w:ins>
      <w:ins w:id="1153" w:author="Retalix" w:date="2012-08-21T16:25:00Z">
        <w:r>
          <w:t xml:space="preserve"> for each table.</w:t>
        </w:r>
      </w:ins>
    </w:p>
    <w:p w:rsidR="004B1A5D" w:rsidRDefault="00D279E3">
      <w:pPr>
        <w:pStyle w:val="BodyText"/>
        <w:ind w:left="284"/>
        <w:divId w:val="1665861996"/>
        <w:rPr>
          <w:ins w:id="1154" w:author="Retalix" w:date="2012-08-21T16:30:00Z"/>
        </w:rPr>
      </w:pPr>
      <w:r>
        <w:t>See more detail in</w:t>
      </w:r>
      <w:del w:id="1155" w:author="Retalix" w:date="2012-08-21T16:25:00Z">
        <w:r w:rsidDel="00BE5ABD">
          <w:delText xml:space="preserve"> </w:delText>
        </w:r>
        <w:commentRangeStart w:id="1156"/>
        <w:r w:rsidR="00FA6273" w:rsidDel="00BE5ABD">
          <w:fldChar w:fldCharType="begin"/>
        </w:r>
        <w:r w:rsidR="00232A25" w:rsidDel="00BE5ABD">
          <w:delInstrText>HYPERLINK "file:///\\\\10.190.48.37\\SP-Training\\General\\StorePoint%20Dataflow%20class%20copy.ppt"</w:delInstrText>
        </w:r>
        <w:r w:rsidR="00FA6273" w:rsidDel="00BE5ABD">
          <w:fldChar w:fldCharType="separate"/>
        </w:r>
        <w:r w:rsidR="00E66992" w:rsidRPr="00E66992" w:rsidDel="00BE5ABD">
          <w:rPr>
            <w:rStyle w:val="Hyperlink"/>
            <w:rFonts w:cs="Arial"/>
            <w:szCs w:val="20"/>
            <w:u w:val="single"/>
          </w:rPr>
          <w:delText>General\StorePoint Dataflow.ppt</w:delText>
        </w:r>
        <w:r w:rsidR="00FA6273" w:rsidDel="00BE5ABD">
          <w:fldChar w:fldCharType="end"/>
        </w:r>
        <w:commentRangeEnd w:id="1156"/>
        <w:r w:rsidR="00762EE4" w:rsidDel="00BE5ABD">
          <w:rPr>
            <w:rStyle w:val="CommentReference"/>
          </w:rPr>
          <w:commentReference w:id="1156"/>
        </w:r>
      </w:del>
      <w:ins w:id="1157" w:author="Retalix" w:date="2012-08-21T16:25:00Z">
        <w:r w:rsidR="00BE5ABD">
          <w:t xml:space="preserve"> </w:t>
        </w:r>
        <w:r w:rsidR="00FA6273" w:rsidRPr="00FA6273">
          <w:rPr>
            <w:rStyle w:val="Hyperlink"/>
            <w:rFonts w:cs="Arial"/>
            <w:szCs w:val="20"/>
            <w:u w:val="single"/>
            <w:rPrChange w:id="1158" w:author="Retalix" w:date="2012-08-26T13:58:00Z">
              <w:rPr>
                <w:color w:val="0000FF"/>
                <w:sz w:val="16"/>
                <w:szCs w:val="16"/>
              </w:rPr>
            </w:rPrChange>
          </w:rPr>
          <w:t>HOWTO create new field in DB.docx</w:t>
        </w:r>
      </w:ins>
    </w:p>
    <w:p w:rsidR="004B1A5D" w:rsidRDefault="004B1A5D">
      <w:pPr>
        <w:pStyle w:val="BodyText"/>
        <w:ind w:left="284"/>
        <w:divId w:val="1665861996"/>
        <w:rPr>
          <w:ins w:id="1159" w:author="Retalix" w:date="2012-08-21T16:30:00Z"/>
        </w:rPr>
      </w:pPr>
    </w:p>
    <w:p w:rsidR="004B1A5D" w:rsidRDefault="00BE5ABD">
      <w:pPr>
        <w:pStyle w:val="BodyText"/>
        <w:ind w:left="284"/>
        <w:divId w:val="1665861996"/>
      </w:pPr>
      <w:ins w:id="1160" w:author="Retalix" w:date="2012-08-21T16:30:00Z">
        <w:r>
          <w:t>The database alias for the SrSrv calls SR</w:t>
        </w:r>
      </w:ins>
      <w:ins w:id="1161" w:author="Retalix" w:date="2012-08-21T16:31:00Z">
        <w:r>
          <w:t xml:space="preserve"> that is interbase.</w:t>
        </w:r>
      </w:ins>
    </w:p>
    <w:p w:rsidR="006523FB" w:rsidRPr="00BE5ABD" w:rsidRDefault="00DA6272" w:rsidP="006523FB">
      <w:pPr>
        <w:pStyle w:val="BodyText"/>
        <w:divId w:val="1665861996"/>
        <w:rPr>
          <w:rPrChange w:id="1162" w:author="Retalix" w:date="2012-08-21T16:29:00Z">
            <w:rPr>
              <w:u w:val="single"/>
            </w:rPr>
          </w:rPrChange>
        </w:rPr>
      </w:pPr>
      <w:ins w:id="1163" w:author="Retalix" w:date="2012-09-09T08:50:00Z">
        <w:r>
          <w:rPr>
            <w:noProof/>
            <w:rPrChange w:id="1164">
              <w:rPr>
                <w:noProof/>
                <w:sz w:val="16"/>
                <w:szCs w:val="16"/>
              </w:rPr>
            </w:rPrChange>
          </w:rPr>
          <w:drawing>
            <wp:inline distT="0" distB="0" distL="0" distR="0">
              <wp:extent cx="5401310" cy="723265"/>
              <wp:effectExtent l="19050" t="0" r="889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srcRect/>
                      <a:stretch>
                        <a:fillRect/>
                      </a:stretch>
                    </pic:blipFill>
                    <pic:spPr bwMode="auto">
                      <a:xfrm>
                        <a:off x="0" y="0"/>
                        <a:ext cx="5401310" cy="723265"/>
                      </a:xfrm>
                      <a:prstGeom prst="rect">
                        <a:avLst/>
                      </a:prstGeom>
                      <a:noFill/>
                      <a:ln w="9525">
                        <a:noFill/>
                        <a:miter lim="800000"/>
                        <a:headEnd/>
                        <a:tailEnd/>
                      </a:ln>
                    </pic:spPr>
                  </pic:pic>
                </a:graphicData>
              </a:graphic>
            </wp:inline>
          </w:drawing>
        </w:r>
      </w:ins>
      <w:ins w:id="1165" w:author="Fadih" w:date="2012-08-23T16:48:00Z">
        <w:del w:id="1166" w:author="Retalix" w:date="2012-09-09T08:50:00Z">
          <w:r>
            <w:rPr>
              <w:noProof/>
              <w:rPrChange w:id="1167">
                <w:rPr>
                  <w:noProof/>
                  <w:color w:val="0000FF"/>
                  <w:sz w:val="16"/>
                  <w:szCs w:val="16"/>
                </w:rPr>
              </w:rPrChange>
            </w:rPr>
            <w:drawing>
              <wp:inline distT="0" distB="0" distL="0" distR="0">
                <wp:extent cx="4286885" cy="748030"/>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srcRect/>
                        <a:stretch>
                          <a:fillRect/>
                        </a:stretch>
                      </pic:blipFill>
                      <pic:spPr bwMode="auto">
                        <a:xfrm>
                          <a:off x="0" y="0"/>
                          <a:ext cx="4286885" cy="748030"/>
                        </a:xfrm>
                        <a:prstGeom prst="rect">
                          <a:avLst/>
                        </a:prstGeom>
                        <a:noFill/>
                        <a:ln w="9525">
                          <a:noFill/>
                          <a:miter lim="800000"/>
                          <a:headEnd/>
                          <a:tailEnd/>
                        </a:ln>
                      </pic:spPr>
                    </pic:pic>
                  </a:graphicData>
                </a:graphic>
              </wp:inline>
            </w:drawing>
          </w:r>
        </w:del>
      </w:ins>
      <w:ins w:id="1168" w:author="Retalix" w:date="2012-08-21T16:30:00Z">
        <w:del w:id="1169" w:author="Fadih" w:date="2012-08-23T16:48:00Z">
          <w:r>
            <w:rPr>
              <w:noProof/>
              <w:rPrChange w:id="1170">
                <w:rPr>
                  <w:noProof/>
                  <w:color w:val="0000FF"/>
                  <w:sz w:val="16"/>
                  <w:szCs w:val="16"/>
                </w:rPr>
              </w:rPrChange>
            </w:rPr>
            <w:drawing>
              <wp:inline distT="0" distB="0" distL="0" distR="0">
                <wp:extent cx="4398571" cy="777512"/>
                <wp:effectExtent l="19050" t="0" r="1979"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srcRect/>
                        <a:stretch>
                          <a:fillRect/>
                        </a:stretch>
                      </pic:blipFill>
                      <pic:spPr bwMode="auto">
                        <a:xfrm>
                          <a:off x="0" y="0"/>
                          <a:ext cx="4422055" cy="781663"/>
                        </a:xfrm>
                        <a:prstGeom prst="rect">
                          <a:avLst/>
                        </a:prstGeom>
                        <a:noFill/>
                        <a:ln w="9525">
                          <a:noFill/>
                          <a:miter lim="800000"/>
                          <a:headEnd/>
                          <a:tailEnd/>
                        </a:ln>
                      </pic:spPr>
                    </pic:pic>
                  </a:graphicData>
                </a:graphic>
              </wp:inline>
            </w:drawing>
          </w:r>
        </w:del>
      </w:ins>
    </w:p>
    <w:p w:rsidR="003402D9" w:rsidRDefault="003402D9" w:rsidP="003402D9">
      <w:pPr>
        <w:pStyle w:val="Heading2"/>
        <w:divId w:val="1665861996"/>
      </w:pPr>
      <w:bookmarkStart w:id="1171" w:name="_Toc333401563"/>
      <w:r>
        <w:t>Tra</w:t>
      </w:r>
      <w:r w:rsidR="007C2484">
        <w:t xml:space="preserve"> file</w:t>
      </w:r>
      <w:bookmarkEnd w:id="1171"/>
    </w:p>
    <w:p w:rsidR="00B4410C" w:rsidRDefault="00DA6272" w:rsidP="00343218">
      <w:pPr>
        <w:pStyle w:val="BodyText"/>
        <w:ind w:left="284"/>
        <w:divId w:val="1665861996"/>
        <w:rPr>
          <w:ins w:id="1172" w:author="Fadih" w:date="2012-08-23T16:48:00Z"/>
        </w:rPr>
      </w:pPr>
      <w:ins w:id="1173" w:author="Fadih" w:date="2012-08-23T16:48:00Z">
        <w:r>
          <w:rPr>
            <w:noProof/>
            <w:rPrChange w:id="1174">
              <w:rPr>
                <w:noProof/>
                <w:color w:val="0000FF"/>
                <w:sz w:val="16"/>
                <w:szCs w:val="16"/>
              </w:rPr>
            </w:rPrChange>
          </w:rPr>
          <w:drawing>
            <wp:inline distT="0" distB="0" distL="0" distR="0">
              <wp:extent cx="5391150" cy="997585"/>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srcRect/>
                      <a:stretch>
                        <a:fillRect/>
                      </a:stretch>
                    </pic:blipFill>
                    <pic:spPr bwMode="auto">
                      <a:xfrm>
                        <a:off x="0" y="0"/>
                        <a:ext cx="5391150" cy="997585"/>
                      </a:xfrm>
                      <a:prstGeom prst="rect">
                        <a:avLst/>
                      </a:prstGeom>
                      <a:noFill/>
                      <a:ln w="9525">
                        <a:noFill/>
                        <a:miter lim="800000"/>
                        <a:headEnd/>
                        <a:tailEnd/>
                      </a:ln>
                    </pic:spPr>
                  </pic:pic>
                </a:graphicData>
              </a:graphic>
            </wp:inline>
          </w:drawing>
        </w:r>
      </w:ins>
    </w:p>
    <w:p w:rsidR="00343218" w:rsidRDefault="00343218" w:rsidP="00343218">
      <w:pPr>
        <w:pStyle w:val="BodyText"/>
        <w:ind w:left="284"/>
        <w:divId w:val="1665861996"/>
      </w:pPr>
      <w:r>
        <w:t>TraSrv.dll charges to write Tra file so the BOS can read it and make report according to this data.</w:t>
      </w:r>
    </w:p>
    <w:p w:rsidR="00343218" w:rsidRDefault="00343218" w:rsidP="00343218">
      <w:pPr>
        <w:pStyle w:val="BodyText"/>
        <w:ind w:left="284"/>
        <w:divId w:val="1665861996"/>
      </w:pPr>
      <w:r w:rsidRPr="00634F0D">
        <w:t>POS terminals create their own individual TRA file(s) within each POS Batch. During the POS Batch multiple transact</w:t>
      </w:r>
      <w:r>
        <w:t>ions are added to the TRA File.</w:t>
      </w:r>
    </w:p>
    <w:p w:rsidR="006523FB" w:rsidRDefault="006523FB" w:rsidP="00343218">
      <w:pPr>
        <w:pStyle w:val="BodyText"/>
        <w:ind w:left="284"/>
        <w:divId w:val="1665861996"/>
      </w:pPr>
      <w:r>
        <w:t>To view the tra file you can use the traEdit4 application.</w:t>
      </w:r>
    </w:p>
    <w:p w:rsidR="00E66992" w:rsidRDefault="00E66992" w:rsidP="00343218">
      <w:pPr>
        <w:pStyle w:val="BodyText"/>
        <w:ind w:left="284"/>
        <w:divId w:val="1665861996"/>
      </w:pPr>
    </w:p>
    <w:p w:rsidR="00E66992" w:rsidRDefault="00E66992" w:rsidP="00E66992">
      <w:pPr>
        <w:tabs>
          <w:tab w:val="num" w:pos="540"/>
        </w:tabs>
        <w:spacing w:line="360" w:lineRule="auto"/>
        <w:ind w:left="284"/>
        <w:divId w:val="1665861996"/>
        <w:rPr>
          <w:ins w:id="1175" w:author="Retalix" w:date="2012-08-21T16:09:00Z"/>
        </w:rPr>
      </w:pPr>
      <w:r>
        <w:t xml:space="preserve">See more detail in </w:t>
      </w:r>
      <w:hyperlink r:id="rId60" w:history="1">
        <w:r w:rsidRPr="00E66992">
          <w:rPr>
            <w:rStyle w:val="Hyperlink"/>
            <w:rFonts w:cs="Arial"/>
            <w:szCs w:val="20"/>
            <w:u w:val="single"/>
          </w:rPr>
          <w:t>POS\TraSrv.docx</w:t>
        </w:r>
      </w:hyperlink>
    </w:p>
    <w:p w:rsidR="00000000" w:rsidRDefault="00901055">
      <w:pPr>
        <w:tabs>
          <w:tab w:val="num" w:pos="540"/>
        </w:tabs>
        <w:spacing w:line="360" w:lineRule="auto"/>
        <w:ind w:left="284"/>
        <w:divId w:val="1665861996"/>
        <w:rPr>
          <w:rFonts w:cs="Arial"/>
          <w:szCs w:val="20"/>
          <w:u w:val="single"/>
        </w:rPr>
        <w:pPrChange w:id="1176" w:author="Retalix" w:date="2012-08-21T16:09:00Z">
          <w:pPr>
            <w:tabs>
              <w:tab w:val="num" w:pos="540"/>
            </w:tabs>
            <w:spacing w:line="360" w:lineRule="auto"/>
            <w:ind w:firstLine="1985"/>
            <w:divId w:val="1665861996"/>
          </w:pPr>
        </w:pPrChange>
      </w:pPr>
      <w:ins w:id="1177" w:author="Retalix" w:date="2012-08-21T16:09:00Z">
        <w:r>
          <w:t>To be able to view the tra file need to use the TraEdit4 application. See more detail in</w:t>
        </w:r>
      </w:ins>
      <w:ins w:id="1178" w:author="Retalix" w:date="2012-08-26T11:14:00Z">
        <w:r w:rsidR="00411DB8">
          <w:t xml:space="preserve"> </w:t>
        </w:r>
      </w:ins>
      <w:moveToRangeStart w:id="1179" w:author="Retalix" w:date="2012-08-21T16:09:00Z" w:name="move333328714"/>
      <w:moveTo w:id="1180" w:author="Retalix" w:date="2012-08-21T16:09:00Z">
        <w:del w:id="1181" w:author="Retalix" w:date="2012-08-26T11:14:00Z">
          <w:r w:rsidR="00FA6273" w:rsidRPr="00FA6273">
            <w:rPr>
              <w:rStyle w:val="Hyperlink"/>
              <w:u w:val="single"/>
              <w:rPrChange w:id="1182" w:author="Retalix" w:date="2012-08-26T11:14:00Z">
                <w:rPr>
                  <w:rFonts w:cs="Arial"/>
                  <w:color w:val="0000FF"/>
                  <w:sz w:val="16"/>
                  <w:szCs w:val="20"/>
                  <w:u w:val="single"/>
                </w:rPr>
              </w:rPrChange>
            </w:rPr>
            <w:delText>POS\</w:delText>
          </w:r>
        </w:del>
        <w:r w:rsidR="00FA6273" w:rsidRPr="00FA6273">
          <w:rPr>
            <w:rStyle w:val="Hyperlink"/>
            <w:u w:val="single"/>
            <w:rPrChange w:id="1183" w:author="Retalix" w:date="2012-08-26T11:14:00Z">
              <w:rPr>
                <w:rFonts w:cs="Arial"/>
                <w:color w:val="0000FF"/>
                <w:sz w:val="16"/>
                <w:szCs w:val="20"/>
                <w:u w:val="single"/>
              </w:rPr>
            </w:rPrChange>
          </w:rPr>
          <w:t>TraEdit4.docx</w:t>
        </w:r>
      </w:moveTo>
    </w:p>
    <w:moveToRangeEnd w:id="1179"/>
    <w:p w:rsidR="004B1A5D" w:rsidRPr="00411DB8" w:rsidRDefault="00FA6273">
      <w:pPr>
        <w:tabs>
          <w:tab w:val="num" w:pos="540"/>
        </w:tabs>
        <w:spacing w:line="360" w:lineRule="auto"/>
        <w:ind w:left="284"/>
        <w:divId w:val="1665861996"/>
        <w:rPr>
          <w:del w:id="1184" w:author="Retalix" w:date="2012-08-21T16:11:00Z"/>
          <w:rStyle w:val="Hyperlink"/>
          <w:u w:val="single"/>
          <w:rPrChange w:id="1185" w:author="Retalix" w:date="2012-08-26T11:13:00Z">
            <w:rPr>
              <w:del w:id="1186" w:author="Retalix" w:date="2012-08-21T16:11:00Z"/>
              <w:szCs w:val="20"/>
              <w:u w:val="single"/>
            </w:rPr>
          </w:rPrChange>
        </w:rPr>
      </w:pPr>
      <w:ins w:id="1187" w:author="Retalix" w:date="2012-08-21T16:10:00Z">
        <w:r w:rsidRPr="00FA6273">
          <w:rPr>
            <w:szCs w:val="20"/>
            <w:rPrChange w:id="1188" w:author="Retalix" w:date="2012-08-21T16:11:00Z">
              <w:rPr>
                <w:color w:val="0000FF"/>
                <w:sz w:val="16"/>
                <w:szCs w:val="20"/>
                <w:u w:val="single"/>
              </w:rPr>
            </w:rPrChange>
          </w:rPr>
          <w:t xml:space="preserve">In case the tra was </w:t>
        </w:r>
      </w:ins>
      <w:ins w:id="1189" w:author="Retalix" w:date="2012-08-21T16:12:00Z">
        <w:r w:rsidR="00600550">
          <w:rPr>
            <w:szCs w:val="20"/>
          </w:rPr>
          <w:t xml:space="preserve">corrupt </w:t>
        </w:r>
        <w:r w:rsidR="005705E0">
          <w:rPr>
            <w:szCs w:val="20"/>
          </w:rPr>
          <w:t>for</w:t>
        </w:r>
      </w:ins>
      <w:ins w:id="1190" w:author="Retalix" w:date="2012-08-21T16:11:00Z">
        <w:r w:rsidR="005705E0">
          <w:rPr>
            <w:szCs w:val="20"/>
          </w:rPr>
          <w:t xml:space="preserve"> some reason there is way to fix it </w:t>
        </w:r>
        <w:r w:rsidRPr="00FA6273">
          <w:rPr>
            <w:szCs w:val="20"/>
            <w:rPrChange w:id="1191" w:author="Retalix" w:date="2012-08-26T11:14:00Z">
              <w:rPr>
                <w:color w:val="0000FF"/>
                <w:sz w:val="16"/>
                <w:szCs w:val="20"/>
              </w:rPr>
            </w:rPrChange>
          </w:rPr>
          <w:t>in</w:t>
        </w:r>
        <w:r w:rsidRPr="00FA6273">
          <w:rPr>
            <w:rStyle w:val="Hyperlink"/>
            <w:u w:val="single"/>
            <w:rPrChange w:id="1192" w:author="Retalix" w:date="2012-08-26T11:13:00Z">
              <w:rPr>
                <w:color w:val="0000FF"/>
                <w:sz w:val="16"/>
                <w:szCs w:val="20"/>
              </w:rPr>
            </w:rPrChange>
          </w:rPr>
          <w:t xml:space="preserve"> </w:t>
        </w:r>
      </w:ins>
    </w:p>
    <w:p w:rsidR="00000000" w:rsidRDefault="00FA6273">
      <w:pPr>
        <w:tabs>
          <w:tab w:val="num" w:pos="540"/>
        </w:tabs>
        <w:spacing w:line="360" w:lineRule="auto"/>
        <w:ind w:left="284"/>
        <w:divId w:val="1665861996"/>
        <w:rPr>
          <w:del w:id="1193" w:author="Retalix" w:date="2012-08-21T16:10:00Z"/>
          <w:rStyle w:val="Hyperlink"/>
          <w:u w:val="single"/>
          <w:rPrChange w:id="1194" w:author="Retalix" w:date="2012-08-26T11:13:00Z">
            <w:rPr>
              <w:del w:id="1195" w:author="Retalix" w:date="2012-08-21T16:10:00Z"/>
              <w:rFonts w:cs="Arial"/>
              <w:szCs w:val="20"/>
              <w:u w:val="single"/>
            </w:rPr>
          </w:rPrChange>
        </w:rPr>
        <w:pPrChange w:id="1196" w:author="Retalix" w:date="2012-08-21T16:11:00Z">
          <w:pPr>
            <w:tabs>
              <w:tab w:val="num" w:pos="540"/>
            </w:tabs>
            <w:spacing w:line="360" w:lineRule="auto"/>
            <w:ind w:firstLine="1985"/>
            <w:divId w:val="1665861996"/>
          </w:pPr>
        </w:pPrChange>
      </w:pPr>
      <w:del w:id="1197" w:author="Retalix" w:date="2012-08-21T16:10:00Z">
        <w:r w:rsidRPr="00FA6273" w:rsidDel="005705E0">
          <w:rPr>
            <w:rStyle w:val="Hyperlink"/>
            <w:u w:val="single"/>
            <w:rPrChange w:id="1198" w:author="Retalix" w:date="2012-08-26T11:13:00Z">
              <w:rPr>
                <w:color w:val="0000FF"/>
              </w:rPr>
            </w:rPrChange>
          </w:rPr>
          <w:fldChar w:fldCharType="begin"/>
        </w:r>
        <w:r w:rsidRPr="00FA6273">
          <w:rPr>
            <w:rStyle w:val="Hyperlink"/>
            <w:u w:val="single"/>
            <w:rPrChange w:id="1199" w:author="Retalix" w:date="2012-08-26T11:13:00Z">
              <w:rPr>
                <w:color w:val="0000FF"/>
                <w:sz w:val="16"/>
                <w:szCs w:val="16"/>
              </w:rPr>
            </w:rPrChange>
          </w:rPr>
          <w:delInstrText>HYPERLINK "file://10.190.48.37/SP-Training/POS/TRA.doc"</w:delInstrText>
        </w:r>
        <w:r w:rsidRPr="00FA6273" w:rsidDel="005705E0">
          <w:rPr>
            <w:rStyle w:val="Hyperlink"/>
            <w:u w:val="single"/>
            <w:rPrChange w:id="1200" w:author="Retalix" w:date="2012-08-26T11:13:00Z">
              <w:rPr>
                <w:color w:val="0000FF"/>
              </w:rPr>
            </w:rPrChange>
          </w:rPr>
          <w:fldChar w:fldCharType="separate"/>
        </w:r>
        <w:r w:rsidRPr="00FA6273">
          <w:rPr>
            <w:rStyle w:val="Hyperlink"/>
            <w:u w:val="single"/>
            <w:rPrChange w:id="1201" w:author="Retalix" w:date="2012-08-26T11:13:00Z">
              <w:rPr>
                <w:rStyle w:val="Hyperlink"/>
                <w:rFonts w:cs="Arial"/>
                <w:szCs w:val="20"/>
                <w:u w:val="single"/>
              </w:rPr>
            </w:rPrChange>
          </w:rPr>
          <w:delText>POS\TRA.doc</w:delText>
        </w:r>
        <w:r w:rsidRPr="00FA6273" w:rsidDel="005705E0">
          <w:rPr>
            <w:rStyle w:val="Hyperlink"/>
            <w:u w:val="single"/>
            <w:rPrChange w:id="1202" w:author="Retalix" w:date="2012-08-26T11:13:00Z">
              <w:rPr>
                <w:color w:val="0000FF"/>
              </w:rPr>
            </w:rPrChange>
          </w:rPr>
          <w:fldChar w:fldCharType="end"/>
        </w:r>
      </w:del>
    </w:p>
    <w:p w:rsidR="00000000" w:rsidRDefault="00FA6273">
      <w:pPr>
        <w:tabs>
          <w:tab w:val="num" w:pos="540"/>
        </w:tabs>
        <w:spacing w:line="360" w:lineRule="auto"/>
        <w:ind w:left="284"/>
        <w:divId w:val="1665861996"/>
        <w:rPr>
          <w:ins w:id="1203" w:author="Retalix" w:date="2012-08-26T11:13:00Z"/>
          <w:rStyle w:val="Hyperlink"/>
          <w:u w:val="single"/>
          <w:rPrChange w:id="1204" w:author="Retalix" w:date="2012-08-26T11:13:00Z">
            <w:rPr>
              <w:ins w:id="1205" w:author="Retalix" w:date="2012-08-26T11:13:00Z"/>
              <w:rFonts w:cs="Arial"/>
              <w:szCs w:val="20"/>
              <w:u w:val="single"/>
            </w:rPr>
          </w:rPrChange>
        </w:rPr>
        <w:pPrChange w:id="1206" w:author="Retalix" w:date="2012-08-22T11:22:00Z">
          <w:pPr>
            <w:tabs>
              <w:tab w:val="num" w:pos="540"/>
            </w:tabs>
            <w:spacing w:line="360" w:lineRule="auto"/>
            <w:ind w:firstLine="1985"/>
            <w:divId w:val="1665861996"/>
          </w:pPr>
        </w:pPrChange>
      </w:pPr>
      <w:ins w:id="1207" w:author="Retalix" w:date="2012-08-26T11:13:00Z">
        <w:r w:rsidRPr="00FA6273">
          <w:rPr>
            <w:rStyle w:val="Hyperlink"/>
            <w:u w:val="single"/>
            <w:rPrChange w:id="1208" w:author="Retalix" w:date="2012-08-26T11:13:00Z">
              <w:rPr>
                <w:color w:val="0000FF"/>
                <w:szCs w:val="20"/>
              </w:rPr>
            </w:rPrChange>
          </w:rPr>
          <w:t>HOWTO Handle bad TRA files.doc</w:t>
        </w:r>
      </w:ins>
    </w:p>
    <w:p w:rsidR="00000000" w:rsidRDefault="006523FB">
      <w:pPr>
        <w:tabs>
          <w:tab w:val="num" w:pos="540"/>
        </w:tabs>
        <w:spacing w:line="360" w:lineRule="auto"/>
        <w:ind w:left="284"/>
        <w:divId w:val="1665861996"/>
        <w:rPr>
          <w:ins w:id="1209" w:author="Retalix" w:date="2012-08-26T11:13:00Z"/>
          <w:rFonts w:cs="Arial"/>
          <w:bCs/>
          <w:szCs w:val="20"/>
          <w:highlight w:val="cyan"/>
        </w:rPr>
        <w:pPrChange w:id="1210" w:author="Retalix" w:date="2012-08-22T11:22:00Z">
          <w:pPr>
            <w:tabs>
              <w:tab w:val="num" w:pos="540"/>
            </w:tabs>
            <w:spacing w:line="360" w:lineRule="auto"/>
            <w:ind w:firstLine="1985"/>
            <w:divId w:val="1665861996"/>
          </w:pPr>
        </w:pPrChange>
      </w:pPr>
      <w:moveFromRangeStart w:id="1211" w:author="Retalix" w:date="2012-08-21T16:09:00Z" w:name="move333328714"/>
      <w:moveFrom w:id="1212" w:author="Retalix" w:date="2012-08-21T16:09:00Z">
        <w:del w:id="1213" w:author="Retalix" w:date="2012-08-26T11:13:00Z">
          <w:r w:rsidDel="00411DB8">
            <w:rPr>
              <w:rFonts w:cs="Arial"/>
              <w:szCs w:val="20"/>
              <w:u w:val="single"/>
            </w:rPr>
            <w:delText>POS\TraEdit4.docx</w:delText>
          </w:r>
        </w:del>
      </w:moveFrom>
      <w:moveFromRangeEnd w:id="1211"/>
      <w:ins w:id="1214" w:author="Retalix" w:date="2012-08-21T16:12:00Z">
        <w:r w:rsidR="00FA6273" w:rsidRPr="00FA6273">
          <w:rPr>
            <w:rFonts w:cs="Arial"/>
            <w:szCs w:val="20"/>
            <w:rPrChange w:id="1215" w:author="Retalix" w:date="2012-08-26T11:12:00Z">
              <w:rPr>
                <w:rFonts w:cs="Arial"/>
                <w:color w:val="0000FF"/>
                <w:szCs w:val="20"/>
                <w:u w:val="single"/>
              </w:rPr>
            </w:rPrChange>
          </w:rPr>
          <w:t>If need to add new record to the tra file use can use the</w:t>
        </w:r>
        <w:r w:rsidR="005705E0">
          <w:rPr>
            <w:rFonts w:cs="Arial"/>
            <w:szCs w:val="20"/>
            <w:u w:val="single"/>
          </w:rPr>
          <w:t xml:space="preserve"> </w:t>
        </w:r>
      </w:ins>
      <w:ins w:id="1216" w:author="Retalix" w:date="2012-08-26T11:13:00Z">
        <w:r w:rsidR="00FA6273" w:rsidRPr="00FA6273">
          <w:rPr>
            <w:rStyle w:val="Hyperlink"/>
            <w:u w:val="single"/>
            <w:rPrChange w:id="1217" w:author="Retalix" w:date="2012-08-26T11:13:00Z">
              <w:rPr>
                <w:rFonts w:cs="Arial"/>
                <w:color w:val="0000FF"/>
                <w:szCs w:val="20"/>
                <w:u w:val="single"/>
              </w:rPr>
            </w:rPrChange>
          </w:rPr>
          <w:t>HOWTO create a new record in tra.docx</w:t>
        </w:r>
        <w:r w:rsidR="00411DB8">
          <w:rPr>
            <w:rFonts w:cs="Arial"/>
            <w:bCs/>
            <w:szCs w:val="20"/>
            <w:highlight w:val="cyan"/>
          </w:rPr>
          <w:t xml:space="preserve"> </w:t>
        </w:r>
      </w:ins>
    </w:p>
    <w:p w:rsidR="00000000" w:rsidRDefault="00864E86">
      <w:pPr>
        <w:tabs>
          <w:tab w:val="num" w:pos="540"/>
        </w:tabs>
        <w:spacing w:line="360" w:lineRule="auto"/>
        <w:ind w:left="284"/>
        <w:divId w:val="1665861996"/>
        <w:rPr>
          <w:ins w:id="1218" w:author="Retalix" w:date="2012-09-09T09:33:00Z"/>
          <w:rFonts w:cs="Arial"/>
          <w:bCs/>
          <w:szCs w:val="20"/>
        </w:rPr>
        <w:pPrChange w:id="1219" w:author="Retalix" w:date="2012-08-22T11:22:00Z">
          <w:pPr>
            <w:tabs>
              <w:tab w:val="num" w:pos="540"/>
            </w:tabs>
            <w:spacing w:line="360" w:lineRule="auto"/>
            <w:ind w:firstLine="1985"/>
            <w:divId w:val="1665861996"/>
          </w:pPr>
        </w:pPrChange>
      </w:pPr>
      <w:ins w:id="1220" w:author="Retalix" w:date="2012-09-09T09:32:00Z">
        <w:r>
          <w:rPr>
            <w:rFonts w:cs="Arial"/>
            <w:bCs/>
            <w:szCs w:val="20"/>
          </w:rPr>
          <w:t xml:space="preserve">Some customer work with MSMQ to copy the Tra file from the Pos </w:t>
        </w:r>
      </w:ins>
      <w:ins w:id="1221" w:author="Retalix" w:date="2012-09-09T09:33:00Z">
        <w:r>
          <w:rPr>
            <w:rFonts w:cs="Arial"/>
            <w:bCs/>
            <w:szCs w:val="20"/>
          </w:rPr>
          <w:t>to the BOS.</w:t>
        </w:r>
      </w:ins>
    </w:p>
    <w:p w:rsidR="00864E86" w:rsidRDefault="00864E86" w:rsidP="00864E86">
      <w:pPr>
        <w:tabs>
          <w:tab w:val="num" w:pos="540"/>
        </w:tabs>
        <w:spacing w:line="360" w:lineRule="auto"/>
        <w:ind w:left="284"/>
        <w:divId w:val="1665861996"/>
        <w:rPr>
          <w:ins w:id="1222" w:author="Retalix" w:date="2012-09-09T09:35:00Z"/>
          <w:rStyle w:val="apple-converted-space"/>
          <w:rFonts w:cs="Arial"/>
          <w:color w:val="000000"/>
          <w:sz w:val="22"/>
          <w:szCs w:val="22"/>
          <w:shd w:val="clear" w:color="auto" w:fill="FFFFFF"/>
        </w:rPr>
        <w:pPrChange w:id="1223" w:author="Retalix" w:date="2012-09-09T09:35:00Z">
          <w:pPr>
            <w:tabs>
              <w:tab w:val="num" w:pos="540"/>
            </w:tabs>
            <w:spacing w:line="360" w:lineRule="auto"/>
            <w:ind w:firstLine="1985"/>
            <w:divId w:val="1665861996"/>
          </w:pPr>
        </w:pPrChange>
      </w:pPr>
      <w:ins w:id="1224" w:author="Retalix" w:date="2012-09-09T09:33:00Z">
        <w:r>
          <w:rPr>
            <w:rFonts w:cs="Arial"/>
            <w:bCs/>
            <w:szCs w:val="20"/>
          </w:rPr>
          <w:lastRenderedPageBreak/>
          <w:t xml:space="preserve">MSMQ, </w:t>
        </w:r>
        <w:r w:rsidRPr="00864E86">
          <w:rPr>
            <w:rFonts w:cs="Arial"/>
            <w:color w:val="000000"/>
            <w:sz w:val="22"/>
            <w:szCs w:val="22"/>
            <w:shd w:val="clear" w:color="auto" w:fill="FFFFFF"/>
            <w:rPrChange w:id="1225" w:author="Retalix" w:date="2012-09-09T09:35:00Z">
              <w:rPr>
                <w:rFonts w:cs="Arial"/>
                <w:b/>
                <w:bCs/>
                <w:color w:val="000000"/>
                <w:sz w:val="22"/>
                <w:szCs w:val="22"/>
                <w:shd w:val="clear" w:color="auto" w:fill="FFFFFF"/>
              </w:rPr>
            </w:rPrChange>
          </w:rPr>
          <w:t>Microsoft Message Queuing</w:t>
        </w:r>
        <w:r>
          <w:rPr>
            <w:rFonts w:cs="Arial"/>
            <w:b/>
            <w:bCs/>
            <w:color w:val="000000"/>
            <w:sz w:val="22"/>
            <w:szCs w:val="22"/>
            <w:shd w:val="clear" w:color="auto" w:fill="FFFFFF"/>
          </w:rPr>
          <w:t xml:space="preserve">, </w:t>
        </w:r>
      </w:ins>
      <w:ins w:id="1226" w:author="Retalix" w:date="2012-09-09T09:35:00Z">
        <w:r>
          <w:rPr>
            <w:rFonts w:cs="Arial"/>
            <w:color w:val="000000"/>
            <w:sz w:val="22"/>
            <w:szCs w:val="22"/>
            <w:shd w:val="clear" w:color="auto" w:fill="FFFFFF"/>
          </w:rPr>
          <w:t>is a messaging protocol that allows applications running on separate servers/processes to communicate in a failsafe manner.</w:t>
        </w:r>
        <w:r>
          <w:rPr>
            <w:rStyle w:val="apple-converted-space"/>
            <w:rFonts w:cs="Arial"/>
            <w:color w:val="000000"/>
            <w:sz w:val="22"/>
            <w:szCs w:val="22"/>
            <w:shd w:val="clear" w:color="auto" w:fill="FFFFFF"/>
          </w:rPr>
          <w:t> </w:t>
        </w:r>
      </w:ins>
    </w:p>
    <w:p w:rsidR="00864E86" w:rsidRDefault="00864E86" w:rsidP="00864E86">
      <w:pPr>
        <w:tabs>
          <w:tab w:val="num" w:pos="540"/>
        </w:tabs>
        <w:spacing w:line="360" w:lineRule="auto"/>
        <w:ind w:left="284"/>
        <w:divId w:val="1665861996"/>
        <w:rPr>
          <w:rFonts w:cs="Arial"/>
          <w:szCs w:val="20"/>
          <w:u w:val="single"/>
        </w:rPr>
        <w:pPrChange w:id="1227" w:author="Retalix" w:date="2012-09-09T09:35:00Z">
          <w:pPr>
            <w:tabs>
              <w:tab w:val="num" w:pos="540"/>
            </w:tabs>
            <w:spacing w:line="360" w:lineRule="auto"/>
            <w:ind w:firstLine="1985"/>
            <w:divId w:val="1665861996"/>
          </w:pPr>
        </w:pPrChange>
      </w:pPr>
      <w:ins w:id="1228" w:author="Retalix" w:date="2012-09-09T09:35:00Z">
        <w:r>
          <w:rPr>
            <w:rFonts w:cs="Arial"/>
            <w:bCs/>
            <w:szCs w:val="20"/>
          </w:rPr>
          <w:t>In that way the POS sure that the tra file will be move to the BOS and the POS can do another thing.</w:t>
        </w:r>
      </w:ins>
    </w:p>
    <w:p w:rsidR="003402D9" w:rsidRDefault="003402D9" w:rsidP="003402D9">
      <w:pPr>
        <w:pStyle w:val="Heading2"/>
        <w:divId w:val="1665861996"/>
      </w:pPr>
      <w:bookmarkStart w:id="1229" w:name="_Toc333401564"/>
      <w:r>
        <w:t>Trs</w:t>
      </w:r>
      <w:r w:rsidR="007C2484">
        <w:t xml:space="preserve"> file</w:t>
      </w:r>
      <w:bookmarkEnd w:id="1229"/>
    </w:p>
    <w:p w:rsidR="00B4410C" w:rsidRDefault="00DA6272" w:rsidP="00343218">
      <w:pPr>
        <w:pStyle w:val="BodyText"/>
        <w:ind w:left="284"/>
        <w:divId w:val="1665861996"/>
        <w:rPr>
          <w:ins w:id="1230" w:author="Fadih" w:date="2012-08-23T16:49:00Z"/>
        </w:rPr>
      </w:pPr>
      <w:ins w:id="1231" w:author="Fadih" w:date="2012-08-23T16:49:00Z">
        <w:r>
          <w:rPr>
            <w:noProof/>
            <w:rPrChange w:id="1232">
              <w:rPr>
                <w:noProof/>
                <w:color w:val="0000FF"/>
              </w:rPr>
            </w:rPrChange>
          </w:rPr>
          <w:drawing>
            <wp:inline distT="0" distB="0" distL="0" distR="0">
              <wp:extent cx="5367655" cy="772160"/>
              <wp:effectExtent l="19050" t="0" r="444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srcRect/>
                      <a:stretch>
                        <a:fillRect/>
                      </a:stretch>
                    </pic:blipFill>
                    <pic:spPr bwMode="auto">
                      <a:xfrm>
                        <a:off x="0" y="0"/>
                        <a:ext cx="5367655" cy="772160"/>
                      </a:xfrm>
                      <a:prstGeom prst="rect">
                        <a:avLst/>
                      </a:prstGeom>
                      <a:noFill/>
                      <a:ln w="9525">
                        <a:noFill/>
                        <a:miter lim="800000"/>
                        <a:headEnd/>
                        <a:tailEnd/>
                      </a:ln>
                    </pic:spPr>
                  </pic:pic>
                </a:graphicData>
              </a:graphic>
            </wp:inline>
          </w:drawing>
        </w:r>
      </w:ins>
    </w:p>
    <w:p w:rsidR="00343218" w:rsidRDefault="00343218" w:rsidP="00343218">
      <w:pPr>
        <w:pStyle w:val="BodyText"/>
        <w:ind w:left="284"/>
        <w:divId w:val="1665861996"/>
      </w:pPr>
      <w:r w:rsidRPr="00634F0D">
        <w:t>Open transactions (transactions that are still in progress) will be held as TRS files until finished</w:t>
      </w:r>
      <w:r>
        <w:t>.</w:t>
      </w:r>
    </w:p>
    <w:p w:rsidR="00343218" w:rsidRDefault="00343218" w:rsidP="00343218">
      <w:pPr>
        <w:pStyle w:val="BodyText"/>
        <w:ind w:left="284"/>
        <w:divId w:val="1665861996"/>
        <w:rPr>
          <w:ins w:id="1233" w:author="Retalix" w:date="2012-08-21T16:31:00Z"/>
        </w:rPr>
      </w:pPr>
      <w:r>
        <w:t>The TRS file includes all the records the transaction has.</w:t>
      </w:r>
    </w:p>
    <w:p w:rsidR="00000000" w:rsidRDefault="00BE5ABD">
      <w:pPr>
        <w:pStyle w:val="Heading2"/>
        <w:divId w:val="1665861996"/>
        <w:rPr>
          <w:ins w:id="1234" w:author="Fadih" w:date="2012-08-23T16:49:00Z"/>
        </w:rPr>
        <w:pPrChange w:id="1235" w:author="Retalix" w:date="2012-08-21T16:31:00Z">
          <w:pPr>
            <w:pStyle w:val="BodyText"/>
            <w:ind w:left="284"/>
            <w:divId w:val="1665861996"/>
          </w:pPr>
        </w:pPrChange>
      </w:pPr>
      <w:bookmarkStart w:id="1236" w:name="_Toc333401565"/>
      <w:ins w:id="1237" w:author="Retalix" w:date="2012-08-21T16:31:00Z">
        <w:r>
          <w:t>Registry</w:t>
        </w:r>
      </w:ins>
      <w:bookmarkEnd w:id="1236"/>
    </w:p>
    <w:p w:rsidR="00000000" w:rsidRDefault="00DA6272">
      <w:pPr>
        <w:pStyle w:val="BodyText"/>
        <w:divId w:val="1665861996"/>
        <w:rPr>
          <w:ins w:id="1238" w:author="Fadih" w:date="2012-08-23T16:49:00Z"/>
        </w:rPr>
        <w:pPrChange w:id="1239" w:author="Fadih" w:date="2012-08-23T16:49:00Z">
          <w:pPr>
            <w:pStyle w:val="BodyText"/>
            <w:ind w:left="284"/>
            <w:divId w:val="1665861996"/>
          </w:pPr>
        </w:pPrChange>
      </w:pPr>
      <w:ins w:id="1240" w:author="Fadih" w:date="2012-08-23T16:49:00Z">
        <w:r>
          <w:rPr>
            <w:noProof/>
            <w:rPrChange w:id="1241">
              <w:rPr>
                <w:noProof/>
                <w:color w:val="0000FF"/>
              </w:rPr>
            </w:rPrChange>
          </w:rPr>
          <w:drawing>
            <wp:inline distT="0" distB="0" distL="0" distR="0">
              <wp:extent cx="4227830" cy="2482215"/>
              <wp:effectExtent l="19050" t="0" r="127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srcRect/>
                      <a:stretch>
                        <a:fillRect/>
                      </a:stretch>
                    </pic:blipFill>
                    <pic:spPr bwMode="auto">
                      <a:xfrm>
                        <a:off x="0" y="0"/>
                        <a:ext cx="4227830" cy="2482215"/>
                      </a:xfrm>
                      <a:prstGeom prst="rect">
                        <a:avLst/>
                      </a:prstGeom>
                      <a:noFill/>
                      <a:ln w="9525">
                        <a:noFill/>
                        <a:miter lim="800000"/>
                        <a:headEnd/>
                        <a:tailEnd/>
                      </a:ln>
                    </pic:spPr>
                  </pic:pic>
                </a:graphicData>
              </a:graphic>
            </wp:inline>
          </w:drawing>
        </w:r>
      </w:ins>
    </w:p>
    <w:p w:rsidR="00B4410C" w:rsidRDefault="00B4410C" w:rsidP="00B4410C">
      <w:pPr>
        <w:pStyle w:val="BodyText"/>
        <w:ind w:left="284"/>
        <w:divId w:val="1665861996"/>
        <w:rPr>
          <w:ins w:id="1242" w:author="Fadih" w:date="2012-08-23T16:49:00Z"/>
        </w:rPr>
      </w:pPr>
      <w:ins w:id="1243" w:author="Fadih" w:date="2012-08-23T16:49:00Z">
        <w:r>
          <w:t xml:space="preserve">Registry key read/write in several components. </w:t>
        </w:r>
      </w:ins>
    </w:p>
    <w:p w:rsidR="00B4410C" w:rsidRDefault="00B4410C" w:rsidP="00B4410C">
      <w:pPr>
        <w:pStyle w:val="BodyText"/>
        <w:ind w:left="284"/>
        <w:divId w:val="1665861996"/>
        <w:rPr>
          <w:ins w:id="1244" w:author="Fadih" w:date="2012-08-23T16:49:00Z"/>
        </w:rPr>
      </w:pPr>
      <w:ins w:id="1245" w:author="Fadih" w:date="2012-08-23T16:49:00Z">
        <w:r>
          <w:t xml:space="preserve">To read registry key use the functions: GetDblValue/ GetCurValue/ GetBoolValue/ GetIntValue/ </w:t>
        </w:r>
        <w:r w:rsidRPr="0027147D">
          <w:t>GetStrValue</w:t>
        </w:r>
        <w:r>
          <w:t xml:space="preserve"> according to the type you want to read.</w:t>
        </w:r>
      </w:ins>
    </w:p>
    <w:p w:rsidR="00B4410C" w:rsidRDefault="00B4410C" w:rsidP="00B4410C">
      <w:pPr>
        <w:pStyle w:val="BodyText"/>
        <w:ind w:left="284"/>
        <w:divId w:val="1665861996"/>
        <w:rPr>
          <w:ins w:id="1246" w:author="Fadih" w:date="2012-08-23T16:49:00Z"/>
        </w:rPr>
      </w:pPr>
      <w:ins w:id="1247" w:author="Fadih" w:date="2012-08-23T16:49:00Z">
        <w:r>
          <w:t xml:space="preserve">To write registry key use the function </w:t>
        </w:r>
        <w:r w:rsidRPr="0027147D">
          <w:t>SetBoolValue</w:t>
        </w:r>
        <w:r>
          <w:t xml:space="preserve">/ </w:t>
        </w:r>
        <w:r w:rsidRPr="0027147D">
          <w:t>SetIntValue</w:t>
        </w:r>
        <w:r>
          <w:t xml:space="preserve">/ </w:t>
        </w:r>
        <w:r w:rsidRPr="0027147D">
          <w:t>SetStrValue</w:t>
        </w:r>
        <w:r>
          <w:t xml:space="preserve">/ </w:t>
        </w:r>
        <w:r w:rsidRPr="0027147D">
          <w:t>SetDblValue</w:t>
        </w:r>
        <w:r>
          <w:t>.</w:t>
        </w:r>
      </w:ins>
    </w:p>
    <w:p w:rsidR="00B4410C" w:rsidRDefault="00B4410C" w:rsidP="00B4410C">
      <w:pPr>
        <w:pStyle w:val="BodyText"/>
        <w:ind w:left="284"/>
        <w:divId w:val="1665861996"/>
        <w:rPr>
          <w:ins w:id="1248" w:author="Fadih" w:date="2012-08-23T16:49:00Z"/>
        </w:rPr>
      </w:pPr>
      <w:ins w:id="1249" w:author="Fadih" w:date="2012-08-23T16:49:00Z">
        <w:r w:rsidRPr="00690D7E">
          <w:rPr>
            <w:highlight w:val="cyan"/>
          </w:rPr>
          <w:t>Add the TNK way</w:t>
        </w:r>
      </w:ins>
    </w:p>
    <w:p w:rsidR="00B4410C" w:rsidRDefault="00B4410C" w:rsidP="00B4410C">
      <w:pPr>
        <w:pStyle w:val="Heading2"/>
        <w:divId w:val="1665861996"/>
        <w:rPr>
          <w:ins w:id="1250" w:author="Fadih" w:date="2012-08-23T16:49:00Z"/>
        </w:rPr>
      </w:pPr>
      <w:bookmarkStart w:id="1251" w:name="_Toc333483729"/>
      <w:ins w:id="1252" w:author="Fadih" w:date="2012-08-23T16:49:00Z">
        <w:r>
          <w:t>Ini file</w:t>
        </w:r>
        <w:bookmarkEnd w:id="1251"/>
      </w:ins>
    </w:p>
    <w:p w:rsidR="00B4410C" w:rsidRDefault="00DA6272" w:rsidP="00B4410C">
      <w:pPr>
        <w:pStyle w:val="BodyText"/>
        <w:divId w:val="1665861996"/>
        <w:rPr>
          <w:ins w:id="1253" w:author="Fadih" w:date="2012-08-23T16:49:00Z"/>
        </w:rPr>
      </w:pPr>
      <w:ins w:id="1254" w:author="Fadih" w:date="2012-08-23T16:49:00Z">
        <w:r>
          <w:rPr>
            <w:noProof/>
            <w:rPrChange w:id="1255">
              <w:rPr>
                <w:noProof/>
                <w:color w:val="0000FF"/>
              </w:rPr>
            </w:rPrChange>
          </w:rPr>
          <w:drawing>
            <wp:inline distT="0" distB="0" distL="0" distR="0">
              <wp:extent cx="5391150" cy="952500"/>
              <wp:effectExtent l="1905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srcRect/>
                      <a:stretch>
                        <a:fillRect/>
                      </a:stretch>
                    </pic:blipFill>
                    <pic:spPr bwMode="auto">
                      <a:xfrm>
                        <a:off x="0" y="0"/>
                        <a:ext cx="5391150" cy="952500"/>
                      </a:xfrm>
                      <a:prstGeom prst="rect">
                        <a:avLst/>
                      </a:prstGeom>
                      <a:noFill/>
                      <a:ln w="9525">
                        <a:noFill/>
                        <a:miter lim="800000"/>
                        <a:headEnd/>
                        <a:tailEnd/>
                      </a:ln>
                    </pic:spPr>
                  </pic:pic>
                </a:graphicData>
              </a:graphic>
            </wp:inline>
          </w:drawing>
        </w:r>
      </w:ins>
    </w:p>
    <w:p w:rsidR="00B4410C" w:rsidRDefault="00B4410C" w:rsidP="00B4410C">
      <w:pPr>
        <w:pStyle w:val="BodyText"/>
        <w:ind w:left="284"/>
        <w:divId w:val="1665861996"/>
        <w:rPr>
          <w:ins w:id="1256" w:author="Retalix" w:date="2012-08-26T10:55:00Z"/>
        </w:rPr>
      </w:pPr>
      <w:ins w:id="1257" w:author="Fadih" w:date="2012-08-23T16:49:00Z">
        <w:del w:id="1258" w:author="Retalix" w:date="2012-08-26T10:54:00Z">
          <w:r w:rsidRPr="00690D7E" w:rsidDel="00A26EC4">
            <w:rPr>
              <w:highlight w:val="cyan"/>
            </w:rPr>
            <w:delText>Fill</w:delText>
          </w:r>
        </w:del>
      </w:ins>
      <w:ins w:id="1259" w:author="Retalix" w:date="2012-08-26T10:54:00Z">
        <w:r w:rsidR="00A26EC4">
          <w:t>Ini file read/write in Positive</w:t>
        </w:r>
      </w:ins>
      <w:ins w:id="1260" w:author="Retalix" w:date="2012-08-26T10:55:00Z">
        <w:r w:rsidR="00A26EC4">
          <w:t>Srv.</w:t>
        </w:r>
      </w:ins>
    </w:p>
    <w:p w:rsidR="00A26EC4" w:rsidRDefault="00A26EC4" w:rsidP="00B4410C">
      <w:pPr>
        <w:pStyle w:val="BodyText"/>
        <w:ind w:left="284"/>
        <w:divId w:val="1665861996"/>
        <w:rPr>
          <w:ins w:id="1261" w:author="Retalix" w:date="2012-08-26T11:07:00Z"/>
        </w:rPr>
      </w:pPr>
      <w:ins w:id="1262" w:author="Retalix" w:date="2012-08-26T10:55:00Z">
        <w:r>
          <w:t xml:space="preserve">The ini file use to have backup to the registry </w:t>
        </w:r>
      </w:ins>
      <w:ins w:id="1263" w:author="Retalix" w:date="2012-08-26T11:07:00Z">
        <w:r w:rsidR="00955BBC">
          <w:t>in case of crush or other reason.</w:t>
        </w:r>
      </w:ins>
    </w:p>
    <w:p w:rsidR="00955BBC" w:rsidRDefault="00955BBC" w:rsidP="00955BBC">
      <w:pPr>
        <w:pStyle w:val="BodyText"/>
        <w:ind w:left="284"/>
        <w:divId w:val="1665861996"/>
        <w:rPr>
          <w:ins w:id="1264" w:author="Fadih" w:date="2012-08-23T16:49:00Z"/>
        </w:rPr>
      </w:pPr>
      <w:ins w:id="1265" w:author="Retalix" w:date="2012-08-26T11:07:00Z">
        <w:r>
          <w:lastRenderedPageBreak/>
          <w:t xml:space="preserve">In the ini file Pos save the transaction </w:t>
        </w:r>
      </w:ins>
      <w:ins w:id="1266" w:author="Retalix" w:date="2012-08-26T11:10:00Z">
        <w:r>
          <w:t>number</w:t>
        </w:r>
      </w:ins>
      <w:ins w:id="1267" w:author="Retalix" w:date="2012-08-26T11:11:00Z">
        <w:r>
          <w:t xml:space="preserve"> (for any type)</w:t>
        </w:r>
      </w:ins>
      <w:ins w:id="1268" w:author="Retalix" w:date="2012-08-26T11:10:00Z">
        <w:r>
          <w:t>,</w:t>
        </w:r>
      </w:ins>
      <w:ins w:id="1269" w:author="Retalix" w:date="2012-08-26T11:07:00Z">
        <w:r>
          <w:t xml:space="preserve"> </w:t>
        </w:r>
      </w:ins>
      <w:ins w:id="1270" w:author="Retalix" w:date="2012-08-26T11:10:00Z">
        <w:r>
          <w:t xml:space="preserve">shiftId, </w:t>
        </w:r>
      </w:ins>
      <w:ins w:id="1271" w:author="Retalix" w:date="2012-08-26T13:58:00Z">
        <w:r w:rsidR="00B61940">
          <w:t>and the</w:t>
        </w:r>
      </w:ins>
      <w:ins w:id="1272" w:author="Retalix" w:date="2012-08-26T11:10:00Z">
        <w:r>
          <w:t xml:space="preserve"> position that tra stop to write (</w:t>
        </w:r>
        <w:r w:rsidRPr="00955BBC">
          <w:t>TRA_GSerNum</w:t>
        </w:r>
        <w:r>
          <w:t xml:space="preserve">, </w:t>
        </w:r>
        <w:r w:rsidRPr="00955BBC">
          <w:t>TRA_SerNum</w:t>
        </w:r>
        <w:r>
          <w:t xml:space="preserve">), </w:t>
        </w:r>
      </w:ins>
      <w:ins w:id="1273" w:author="Retalix" w:date="2012-08-26T11:11:00Z">
        <w:r>
          <w:t xml:space="preserve">operator id and other thing that important to the </w:t>
        </w:r>
      </w:ins>
      <w:ins w:id="1274" w:author="Retalix" w:date="2012-08-26T11:12:00Z">
        <w:r>
          <w:rPr>
            <w:rFonts w:ascii="Tahoma" w:hAnsi="Tahoma" w:cs="Tahoma"/>
            <w:szCs w:val="20"/>
          </w:rPr>
          <w:t>sequence</w:t>
        </w:r>
        <w:r>
          <w:t xml:space="preserve"> </w:t>
        </w:r>
      </w:ins>
      <w:ins w:id="1275" w:author="Retalix" w:date="2012-08-26T11:11:00Z">
        <w:r>
          <w:t>of the POS.</w:t>
        </w:r>
      </w:ins>
    </w:p>
    <w:p w:rsidR="00000000" w:rsidRDefault="00DA6272">
      <w:pPr>
        <w:pStyle w:val="BodyText"/>
        <w:divId w:val="1665861996"/>
        <w:rPr>
          <w:ins w:id="1276" w:author="Retalix" w:date="2012-08-22T12:17:00Z"/>
          <w:del w:id="1277" w:author="Fadih" w:date="2012-08-23T16:49:00Z"/>
        </w:rPr>
        <w:pPrChange w:id="1278" w:author="Fadih" w:date="2012-08-23T16:49:00Z">
          <w:pPr>
            <w:pStyle w:val="BodyText"/>
            <w:ind w:left="284"/>
            <w:divId w:val="1665861996"/>
          </w:pPr>
        </w:pPrChange>
      </w:pPr>
    </w:p>
    <w:p w:rsidR="00000000" w:rsidRDefault="008C38C8">
      <w:pPr>
        <w:pStyle w:val="BodyText"/>
        <w:divId w:val="1665861996"/>
        <w:rPr>
          <w:ins w:id="1279" w:author="Retalix" w:date="2012-08-22T12:17:00Z"/>
          <w:del w:id="1280" w:author="Fadih" w:date="2012-08-23T16:49:00Z"/>
        </w:rPr>
        <w:pPrChange w:id="1281" w:author="Fadih" w:date="2012-08-23T16:49:00Z">
          <w:pPr>
            <w:pStyle w:val="BodyText"/>
            <w:ind w:left="284"/>
            <w:divId w:val="1665861996"/>
          </w:pPr>
        </w:pPrChange>
      </w:pPr>
      <w:bookmarkStart w:id="1282" w:name="_Toc333401566"/>
      <w:ins w:id="1283" w:author="Retalix" w:date="2012-08-22T12:17:00Z">
        <w:del w:id="1284" w:author="Fadih" w:date="2012-08-23T16:49:00Z">
          <w:r w:rsidDel="00B4410C">
            <w:delText>Ini file</w:delText>
          </w:r>
          <w:bookmarkEnd w:id="1282"/>
        </w:del>
      </w:ins>
    </w:p>
    <w:p w:rsidR="00000000" w:rsidRDefault="00DA6272">
      <w:pPr>
        <w:pStyle w:val="BodyText"/>
        <w:divId w:val="1665861996"/>
        <w:rPr>
          <w:del w:id="1285" w:author="Fadih" w:date="2012-08-23T16:49:00Z"/>
        </w:rPr>
        <w:pPrChange w:id="1286" w:author="Fadih" w:date="2012-08-23T16:49:00Z">
          <w:pPr>
            <w:pStyle w:val="BodyText"/>
            <w:ind w:left="284"/>
            <w:divId w:val="1665861996"/>
          </w:pPr>
        </w:pPrChange>
      </w:pPr>
    </w:p>
    <w:p w:rsidR="00000000" w:rsidRDefault="003402D9">
      <w:pPr>
        <w:pStyle w:val="BodyText"/>
        <w:divId w:val="1665861996"/>
        <w:rPr>
          <w:del w:id="1287" w:author="Fadih" w:date="2012-08-23T16:49:00Z"/>
        </w:rPr>
        <w:pPrChange w:id="1288" w:author="Fadih" w:date="2012-08-23T16:49:00Z">
          <w:pPr>
            <w:pStyle w:val="Heading1"/>
            <w:divId w:val="1665861996"/>
          </w:pPr>
        </w:pPrChange>
      </w:pPr>
      <w:del w:id="1289" w:author="Fadih" w:date="2012-08-23T16:49:00Z">
        <w:r w:rsidDel="00B4410C">
          <w:delText>Interface</w:delText>
        </w:r>
        <w:bookmarkStart w:id="1290" w:name="_Toc333401270"/>
        <w:bookmarkEnd w:id="1290"/>
      </w:del>
    </w:p>
    <w:p w:rsidR="00000000" w:rsidRDefault="00EB58B7">
      <w:pPr>
        <w:pStyle w:val="BodyText"/>
        <w:divId w:val="1665861996"/>
        <w:rPr>
          <w:del w:id="1291" w:author="Fadih" w:date="2012-08-23T16:49:00Z"/>
        </w:rPr>
        <w:pPrChange w:id="1292" w:author="Fadih" w:date="2012-08-23T16:49:00Z">
          <w:pPr>
            <w:pStyle w:val="BodyText"/>
            <w:ind w:left="284"/>
            <w:divId w:val="1665861996"/>
          </w:pPr>
        </w:pPrChange>
      </w:pPr>
      <w:del w:id="1293" w:author="Fadih" w:date="2012-08-23T16:49:00Z">
        <w:r w:rsidDel="00B4410C">
          <w:rPr>
            <w:rStyle w:val="CommentReference"/>
          </w:rPr>
          <w:commentReference w:id="1294"/>
        </w:r>
        <w:r w:rsidR="009451E3" w:rsidRPr="009451E3" w:rsidDel="00B4410C">
          <w:delText xml:space="preserve"> </w:delText>
        </w:r>
        <w:bookmarkStart w:id="1295" w:name="_Toc333401271"/>
        <w:bookmarkEnd w:id="1295"/>
      </w:del>
    </w:p>
    <w:tbl>
      <w:tblPr>
        <w:tblStyle w:val="TableGrid"/>
        <w:tblW w:w="0" w:type="auto"/>
        <w:tblLook w:val="04A0"/>
      </w:tblPr>
      <w:tblGrid>
        <w:gridCol w:w="4803"/>
        <w:gridCol w:w="1993"/>
        <w:gridCol w:w="2447"/>
      </w:tblGrid>
      <w:tr w:rsidR="00D96206" w:rsidRPr="00D96206" w:rsidDel="00B4410C" w:rsidTr="00D96206">
        <w:trPr>
          <w:divId w:val="1665861996"/>
          <w:del w:id="1296" w:author="Fadih" w:date="2012-08-23T16:49:00Z"/>
        </w:trPr>
        <w:tc>
          <w:tcPr>
            <w:tcW w:w="4803" w:type="dxa"/>
            <w:shd w:val="clear" w:color="auto" w:fill="D9D9D9" w:themeFill="background1" w:themeFillShade="D9"/>
          </w:tcPr>
          <w:p w:rsidR="00C146DD" w:rsidRDefault="00D96206">
            <w:pPr>
              <w:pStyle w:val="BodyText"/>
              <w:rPr>
                <w:del w:id="1297" w:author="Fadih" w:date="2012-08-23T16:49:00Z"/>
                <w:b/>
                <w:bCs/>
              </w:rPr>
            </w:pPr>
            <w:del w:id="1298" w:author="Fadih" w:date="2012-08-23T16:49:00Z">
              <w:r w:rsidRPr="00D96206" w:rsidDel="00B4410C">
                <w:rPr>
                  <w:b/>
                  <w:bCs/>
                </w:rPr>
                <w:delText>Interface</w:delText>
              </w:r>
              <w:bookmarkStart w:id="1299" w:name="_Toc333401272"/>
              <w:bookmarkEnd w:id="1299"/>
            </w:del>
          </w:p>
        </w:tc>
        <w:tc>
          <w:tcPr>
            <w:tcW w:w="1993" w:type="dxa"/>
            <w:shd w:val="clear" w:color="auto" w:fill="D9D9D9" w:themeFill="background1" w:themeFillShade="D9"/>
          </w:tcPr>
          <w:p w:rsidR="00C146DD" w:rsidRDefault="00D96206">
            <w:pPr>
              <w:pStyle w:val="BodyText"/>
              <w:rPr>
                <w:del w:id="1300" w:author="Fadih" w:date="2012-08-23T16:49:00Z"/>
                <w:b/>
                <w:bCs/>
              </w:rPr>
            </w:pPr>
            <w:del w:id="1301" w:author="Fadih" w:date="2012-08-23T16:49:00Z">
              <w:r w:rsidRPr="00D96206" w:rsidDel="00B4410C">
                <w:rPr>
                  <w:b/>
                  <w:bCs/>
                </w:rPr>
                <w:delText>Component</w:delText>
              </w:r>
              <w:bookmarkStart w:id="1302" w:name="_Toc333401273"/>
              <w:bookmarkEnd w:id="1302"/>
            </w:del>
          </w:p>
        </w:tc>
        <w:tc>
          <w:tcPr>
            <w:tcW w:w="2447" w:type="dxa"/>
            <w:shd w:val="clear" w:color="auto" w:fill="D9D9D9" w:themeFill="background1" w:themeFillShade="D9"/>
          </w:tcPr>
          <w:p w:rsidR="00C146DD" w:rsidRDefault="00D96206">
            <w:pPr>
              <w:pStyle w:val="BodyText"/>
              <w:rPr>
                <w:del w:id="1303" w:author="Fadih" w:date="2012-08-23T16:49:00Z"/>
                <w:b/>
                <w:bCs/>
              </w:rPr>
            </w:pPr>
            <w:del w:id="1304" w:author="Fadih" w:date="2012-08-23T16:49:00Z">
              <w:r w:rsidRPr="00D96206" w:rsidDel="00B4410C">
                <w:rPr>
                  <w:b/>
                  <w:bCs/>
                </w:rPr>
                <w:delText>Main function</w:delText>
              </w:r>
              <w:bookmarkStart w:id="1305" w:name="_Toc333401274"/>
              <w:bookmarkEnd w:id="1305"/>
            </w:del>
          </w:p>
        </w:tc>
        <w:bookmarkStart w:id="1306" w:name="_Toc333401275"/>
        <w:bookmarkEnd w:id="1306"/>
      </w:tr>
      <w:tr w:rsidR="00D96206" w:rsidRPr="00D96206" w:rsidDel="00B4410C" w:rsidTr="00D96206">
        <w:trPr>
          <w:divId w:val="1665861996"/>
          <w:del w:id="1307" w:author="Fadih" w:date="2012-08-23T16:49:00Z"/>
        </w:trPr>
        <w:tc>
          <w:tcPr>
            <w:tcW w:w="4803" w:type="dxa"/>
          </w:tcPr>
          <w:p w:rsidR="00C146DD" w:rsidRDefault="00D96206">
            <w:pPr>
              <w:pStyle w:val="BodyText"/>
              <w:rPr>
                <w:del w:id="1308" w:author="Fadih" w:date="2012-08-23T16:49:00Z"/>
              </w:rPr>
            </w:pPr>
            <w:del w:id="1309" w:author="Fadih" w:date="2012-08-23T16:49:00Z">
              <w:r w:rsidRPr="00D96206" w:rsidDel="00B4410C">
                <w:delText>AgroEFT</w:delText>
              </w:r>
              <w:bookmarkStart w:id="1310" w:name="_Toc333401276"/>
              <w:bookmarkEnd w:id="1310"/>
            </w:del>
          </w:p>
        </w:tc>
        <w:tc>
          <w:tcPr>
            <w:tcW w:w="1993" w:type="dxa"/>
          </w:tcPr>
          <w:p w:rsidR="00C146DD" w:rsidRDefault="00C146DD">
            <w:pPr>
              <w:pStyle w:val="BodyText"/>
              <w:rPr>
                <w:del w:id="1311" w:author="Fadih" w:date="2012-08-23T16:49:00Z"/>
              </w:rPr>
            </w:pPr>
            <w:bookmarkStart w:id="1312" w:name="_Toc333401277"/>
            <w:bookmarkEnd w:id="1312"/>
          </w:p>
        </w:tc>
        <w:tc>
          <w:tcPr>
            <w:tcW w:w="2447" w:type="dxa"/>
          </w:tcPr>
          <w:p w:rsidR="00C146DD" w:rsidRDefault="00C146DD">
            <w:pPr>
              <w:pStyle w:val="BodyText"/>
              <w:rPr>
                <w:del w:id="1313" w:author="Fadih" w:date="2012-08-23T16:49:00Z"/>
              </w:rPr>
            </w:pPr>
            <w:bookmarkStart w:id="1314" w:name="_Toc333401278"/>
            <w:bookmarkEnd w:id="1314"/>
          </w:p>
        </w:tc>
        <w:bookmarkStart w:id="1315" w:name="_Toc333401279"/>
        <w:bookmarkEnd w:id="1315"/>
      </w:tr>
      <w:tr w:rsidR="00D96206" w:rsidRPr="00D96206" w:rsidDel="00B4410C" w:rsidTr="00D96206">
        <w:trPr>
          <w:divId w:val="1665861996"/>
          <w:del w:id="1316" w:author="Fadih" w:date="2012-08-23T16:49:00Z"/>
        </w:trPr>
        <w:tc>
          <w:tcPr>
            <w:tcW w:w="4803" w:type="dxa"/>
          </w:tcPr>
          <w:p w:rsidR="00C146DD" w:rsidRDefault="00D96206">
            <w:pPr>
              <w:pStyle w:val="BodyText"/>
              <w:rPr>
                <w:del w:id="1317" w:author="Fadih" w:date="2012-08-23T16:49:00Z"/>
              </w:rPr>
            </w:pPr>
            <w:del w:id="1318" w:author="Fadih" w:date="2012-08-23T16:49:00Z">
              <w:r w:rsidRPr="00D96206" w:rsidDel="00B4410C">
                <w:delText>AppReloader</w:delText>
              </w:r>
              <w:bookmarkStart w:id="1319" w:name="_Toc333401280"/>
              <w:bookmarkEnd w:id="1319"/>
            </w:del>
          </w:p>
        </w:tc>
        <w:tc>
          <w:tcPr>
            <w:tcW w:w="1993" w:type="dxa"/>
          </w:tcPr>
          <w:p w:rsidR="00C146DD" w:rsidRDefault="00C146DD">
            <w:pPr>
              <w:pStyle w:val="BodyText"/>
              <w:rPr>
                <w:del w:id="1320" w:author="Fadih" w:date="2012-08-23T16:49:00Z"/>
              </w:rPr>
            </w:pPr>
            <w:bookmarkStart w:id="1321" w:name="_Toc333401281"/>
            <w:bookmarkEnd w:id="1321"/>
          </w:p>
        </w:tc>
        <w:tc>
          <w:tcPr>
            <w:tcW w:w="2447" w:type="dxa"/>
          </w:tcPr>
          <w:p w:rsidR="00C146DD" w:rsidRDefault="00C146DD">
            <w:pPr>
              <w:pStyle w:val="BodyText"/>
              <w:rPr>
                <w:del w:id="1322" w:author="Fadih" w:date="2012-08-23T16:49:00Z"/>
              </w:rPr>
            </w:pPr>
            <w:bookmarkStart w:id="1323" w:name="_Toc333401282"/>
            <w:bookmarkEnd w:id="1323"/>
          </w:p>
        </w:tc>
        <w:bookmarkStart w:id="1324" w:name="_Toc333401283"/>
        <w:bookmarkEnd w:id="1324"/>
      </w:tr>
      <w:tr w:rsidR="00D96206" w:rsidRPr="00D96206" w:rsidDel="00B4410C" w:rsidTr="00D96206">
        <w:trPr>
          <w:divId w:val="1665861996"/>
          <w:del w:id="1325" w:author="Fadih" w:date="2012-08-23T16:49:00Z"/>
        </w:trPr>
        <w:tc>
          <w:tcPr>
            <w:tcW w:w="4803" w:type="dxa"/>
          </w:tcPr>
          <w:p w:rsidR="00C146DD" w:rsidRDefault="00D96206">
            <w:pPr>
              <w:pStyle w:val="BodyText"/>
              <w:rPr>
                <w:del w:id="1326" w:author="Fadih" w:date="2012-08-23T16:49:00Z"/>
              </w:rPr>
            </w:pPr>
            <w:del w:id="1327" w:author="Fadih" w:date="2012-08-23T16:49:00Z">
              <w:r w:rsidRPr="00D96206" w:rsidDel="00B4410C">
                <w:delText>CommPointLinkSrv</w:delText>
              </w:r>
              <w:bookmarkStart w:id="1328" w:name="_Toc333401284"/>
              <w:bookmarkEnd w:id="1328"/>
            </w:del>
          </w:p>
        </w:tc>
        <w:tc>
          <w:tcPr>
            <w:tcW w:w="1993" w:type="dxa"/>
          </w:tcPr>
          <w:p w:rsidR="00C146DD" w:rsidRDefault="00C146DD">
            <w:pPr>
              <w:pStyle w:val="BodyText"/>
              <w:rPr>
                <w:del w:id="1329" w:author="Fadih" w:date="2012-08-23T16:49:00Z"/>
              </w:rPr>
            </w:pPr>
            <w:bookmarkStart w:id="1330" w:name="_Toc333401285"/>
            <w:bookmarkEnd w:id="1330"/>
          </w:p>
        </w:tc>
        <w:tc>
          <w:tcPr>
            <w:tcW w:w="2447" w:type="dxa"/>
          </w:tcPr>
          <w:p w:rsidR="00C146DD" w:rsidRDefault="00C146DD">
            <w:pPr>
              <w:pStyle w:val="BodyText"/>
              <w:rPr>
                <w:del w:id="1331" w:author="Fadih" w:date="2012-08-23T16:49:00Z"/>
              </w:rPr>
            </w:pPr>
            <w:bookmarkStart w:id="1332" w:name="_Toc333401286"/>
            <w:bookmarkEnd w:id="1332"/>
          </w:p>
        </w:tc>
        <w:bookmarkStart w:id="1333" w:name="_Toc333401287"/>
        <w:bookmarkEnd w:id="1333"/>
      </w:tr>
      <w:tr w:rsidR="00D96206" w:rsidRPr="00D96206" w:rsidDel="00B4410C" w:rsidTr="00D96206">
        <w:trPr>
          <w:divId w:val="1665861996"/>
          <w:del w:id="1334" w:author="Fadih" w:date="2012-08-23T16:49:00Z"/>
        </w:trPr>
        <w:tc>
          <w:tcPr>
            <w:tcW w:w="4803" w:type="dxa"/>
          </w:tcPr>
          <w:p w:rsidR="00C146DD" w:rsidRDefault="00D96206">
            <w:pPr>
              <w:pStyle w:val="BodyText"/>
              <w:rPr>
                <w:del w:id="1335" w:author="Fadih" w:date="2012-08-23T16:49:00Z"/>
              </w:rPr>
            </w:pPr>
            <w:del w:id="1336" w:author="Fadih" w:date="2012-08-23T16:49:00Z">
              <w:r w:rsidRPr="00D96206" w:rsidDel="00B4410C">
                <w:delText>CRSTOREPOINTLAYERLib</w:delText>
              </w:r>
              <w:bookmarkStart w:id="1337" w:name="_Toc333401288"/>
              <w:bookmarkEnd w:id="1337"/>
            </w:del>
          </w:p>
        </w:tc>
        <w:tc>
          <w:tcPr>
            <w:tcW w:w="1993" w:type="dxa"/>
          </w:tcPr>
          <w:p w:rsidR="00C146DD" w:rsidRDefault="00C146DD">
            <w:pPr>
              <w:pStyle w:val="BodyText"/>
              <w:rPr>
                <w:del w:id="1338" w:author="Fadih" w:date="2012-08-23T16:49:00Z"/>
              </w:rPr>
            </w:pPr>
            <w:bookmarkStart w:id="1339" w:name="_Toc333401289"/>
            <w:bookmarkEnd w:id="1339"/>
          </w:p>
        </w:tc>
        <w:tc>
          <w:tcPr>
            <w:tcW w:w="2447" w:type="dxa"/>
          </w:tcPr>
          <w:p w:rsidR="00C146DD" w:rsidRDefault="00C146DD">
            <w:pPr>
              <w:pStyle w:val="BodyText"/>
              <w:rPr>
                <w:del w:id="1340" w:author="Fadih" w:date="2012-08-23T16:49:00Z"/>
              </w:rPr>
            </w:pPr>
            <w:bookmarkStart w:id="1341" w:name="_Toc333401290"/>
            <w:bookmarkEnd w:id="1341"/>
          </w:p>
        </w:tc>
        <w:bookmarkStart w:id="1342" w:name="_Toc333401291"/>
        <w:bookmarkEnd w:id="1342"/>
      </w:tr>
      <w:tr w:rsidR="00D96206" w:rsidRPr="00D96206" w:rsidDel="00B4410C" w:rsidTr="00D96206">
        <w:trPr>
          <w:divId w:val="1665861996"/>
          <w:del w:id="1343" w:author="Fadih" w:date="2012-08-23T16:49:00Z"/>
        </w:trPr>
        <w:tc>
          <w:tcPr>
            <w:tcW w:w="4803" w:type="dxa"/>
          </w:tcPr>
          <w:p w:rsidR="00C146DD" w:rsidRDefault="00D96206">
            <w:pPr>
              <w:pStyle w:val="BodyText"/>
              <w:rPr>
                <w:del w:id="1344" w:author="Fadih" w:date="2012-08-23T16:49:00Z"/>
              </w:rPr>
            </w:pPr>
            <w:del w:id="1345" w:author="Fadih" w:date="2012-08-23T16:49:00Z">
              <w:r w:rsidRPr="00D96206" w:rsidDel="00B4410C">
                <w:delText>DataSrv</w:delText>
              </w:r>
              <w:bookmarkStart w:id="1346" w:name="_Toc333401292"/>
              <w:bookmarkEnd w:id="1346"/>
            </w:del>
          </w:p>
        </w:tc>
        <w:tc>
          <w:tcPr>
            <w:tcW w:w="1993" w:type="dxa"/>
          </w:tcPr>
          <w:p w:rsidR="00C146DD" w:rsidRDefault="00C146DD">
            <w:pPr>
              <w:pStyle w:val="BodyText"/>
              <w:rPr>
                <w:del w:id="1347" w:author="Fadih" w:date="2012-08-23T16:49:00Z"/>
              </w:rPr>
            </w:pPr>
            <w:bookmarkStart w:id="1348" w:name="_Toc333401293"/>
            <w:bookmarkEnd w:id="1348"/>
          </w:p>
        </w:tc>
        <w:tc>
          <w:tcPr>
            <w:tcW w:w="2447" w:type="dxa"/>
          </w:tcPr>
          <w:p w:rsidR="00C146DD" w:rsidRDefault="00C146DD">
            <w:pPr>
              <w:pStyle w:val="BodyText"/>
              <w:rPr>
                <w:del w:id="1349" w:author="Fadih" w:date="2012-08-23T16:49:00Z"/>
              </w:rPr>
            </w:pPr>
            <w:bookmarkStart w:id="1350" w:name="_Toc333401294"/>
            <w:bookmarkEnd w:id="1350"/>
          </w:p>
        </w:tc>
        <w:bookmarkStart w:id="1351" w:name="_Toc333401295"/>
        <w:bookmarkEnd w:id="1351"/>
      </w:tr>
      <w:tr w:rsidR="00D96206" w:rsidRPr="00D96206" w:rsidDel="00B4410C" w:rsidTr="00D96206">
        <w:trPr>
          <w:divId w:val="1665861996"/>
          <w:del w:id="1352" w:author="Fadih" w:date="2012-08-23T16:49:00Z"/>
        </w:trPr>
        <w:tc>
          <w:tcPr>
            <w:tcW w:w="4803" w:type="dxa"/>
          </w:tcPr>
          <w:p w:rsidR="00C146DD" w:rsidRDefault="00D96206">
            <w:pPr>
              <w:pStyle w:val="BodyText"/>
              <w:rPr>
                <w:del w:id="1353" w:author="Fadih" w:date="2012-08-23T16:49:00Z"/>
              </w:rPr>
            </w:pPr>
            <w:del w:id="1354" w:author="Fadih" w:date="2012-08-23T16:49:00Z">
              <w:r w:rsidRPr="00D96206" w:rsidDel="00B4410C">
                <w:delText>DSM</w:delText>
              </w:r>
              <w:bookmarkStart w:id="1355" w:name="_Toc333401296"/>
              <w:bookmarkEnd w:id="1355"/>
            </w:del>
          </w:p>
        </w:tc>
        <w:tc>
          <w:tcPr>
            <w:tcW w:w="1993" w:type="dxa"/>
          </w:tcPr>
          <w:p w:rsidR="00C146DD" w:rsidRDefault="00920EE4">
            <w:pPr>
              <w:pStyle w:val="BodyText"/>
              <w:rPr>
                <w:del w:id="1356" w:author="Fadih" w:date="2012-08-23T16:49:00Z"/>
              </w:rPr>
            </w:pPr>
            <w:del w:id="1357" w:author="Fadih" w:date="2012-08-23T16:49:00Z">
              <w:r w:rsidDel="00B4410C">
                <w:delText>DSM.dll</w:delText>
              </w:r>
              <w:bookmarkStart w:id="1358" w:name="_Toc333401297"/>
              <w:bookmarkEnd w:id="1358"/>
            </w:del>
          </w:p>
        </w:tc>
        <w:tc>
          <w:tcPr>
            <w:tcW w:w="2447" w:type="dxa"/>
          </w:tcPr>
          <w:p w:rsidR="00C146DD" w:rsidRDefault="00C146DD">
            <w:pPr>
              <w:pStyle w:val="BodyText"/>
              <w:rPr>
                <w:del w:id="1359" w:author="Fadih" w:date="2012-08-23T16:49:00Z"/>
              </w:rPr>
            </w:pPr>
            <w:bookmarkStart w:id="1360" w:name="_Toc333401298"/>
            <w:bookmarkEnd w:id="1360"/>
          </w:p>
        </w:tc>
        <w:bookmarkStart w:id="1361" w:name="_Toc333401299"/>
        <w:bookmarkEnd w:id="1361"/>
      </w:tr>
      <w:tr w:rsidR="00D96206" w:rsidRPr="00D96206" w:rsidDel="00B4410C" w:rsidTr="00D96206">
        <w:trPr>
          <w:divId w:val="1665861996"/>
          <w:del w:id="1362" w:author="Fadih" w:date="2012-08-23T16:49:00Z"/>
        </w:trPr>
        <w:tc>
          <w:tcPr>
            <w:tcW w:w="4803" w:type="dxa"/>
          </w:tcPr>
          <w:p w:rsidR="00C146DD" w:rsidRDefault="00D96206">
            <w:pPr>
              <w:pStyle w:val="BodyText"/>
              <w:rPr>
                <w:del w:id="1363" w:author="Fadih" w:date="2012-08-23T16:49:00Z"/>
              </w:rPr>
            </w:pPr>
            <w:del w:id="1364" w:author="Fadih" w:date="2012-08-23T16:49:00Z">
              <w:r w:rsidRPr="00D96206" w:rsidDel="00B4410C">
                <w:delText>ESM</w:delText>
              </w:r>
              <w:bookmarkStart w:id="1365" w:name="_Toc333401300"/>
              <w:bookmarkEnd w:id="1365"/>
            </w:del>
          </w:p>
        </w:tc>
        <w:tc>
          <w:tcPr>
            <w:tcW w:w="1993" w:type="dxa"/>
          </w:tcPr>
          <w:p w:rsidR="00C146DD" w:rsidRDefault="00920EE4">
            <w:pPr>
              <w:pStyle w:val="BodyText"/>
              <w:rPr>
                <w:del w:id="1366" w:author="Fadih" w:date="2012-08-23T16:49:00Z"/>
              </w:rPr>
            </w:pPr>
            <w:del w:id="1367" w:author="Fadih" w:date="2012-08-23T16:49:00Z">
              <w:r w:rsidDel="00B4410C">
                <w:delText>ESM.dll</w:delText>
              </w:r>
              <w:bookmarkStart w:id="1368" w:name="_Toc333401301"/>
              <w:bookmarkEnd w:id="1368"/>
            </w:del>
          </w:p>
        </w:tc>
        <w:tc>
          <w:tcPr>
            <w:tcW w:w="2447" w:type="dxa"/>
          </w:tcPr>
          <w:p w:rsidR="00C146DD" w:rsidRDefault="00C146DD">
            <w:pPr>
              <w:pStyle w:val="BodyText"/>
              <w:rPr>
                <w:del w:id="1369" w:author="Fadih" w:date="2012-08-23T16:49:00Z"/>
              </w:rPr>
            </w:pPr>
            <w:bookmarkStart w:id="1370" w:name="_Toc333401302"/>
            <w:bookmarkEnd w:id="1370"/>
          </w:p>
        </w:tc>
        <w:bookmarkStart w:id="1371" w:name="_Toc333401303"/>
        <w:bookmarkEnd w:id="1371"/>
      </w:tr>
      <w:tr w:rsidR="00D96206" w:rsidRPr="00D96206" w:rsidDel="00B4410C" w:rsidTr="00D96206">
        <w:trPr>
          <w:divId w:val="1665861996"/>
          <w:del w:id="1372" w:author="Fadih" w:date="2012-08-23T16:49:00Z"/>
        </w:trPr>
        <w:tc>
          <w:tcPr>
            <w:tcW w:w="4803" w:type="dxa"/>
          </w:tcPr>
          <w:p w:rsidR="00C146DD" w:rsidRDefault="00D96206">
            <w:pPr>
              <w:pStyle w:val="BodyText"/>
              <w:rPr>
                <w:del w:id="1373" w:author="Fadih" w:date="2012-08-23T16:49:00Z"/>
              </w:rPr>
            </w:pPr>
            <w:del w:id="1374" w:author="Fadih" w:date="2012-08-23T16:49:00Z">
              <w:r w:rsidRPr="00D96206" w:rsidDel="00B4410C">
                <w:delText>FPEINTERFACELib</w:delText>
              </w:r>
              <w:bookmarkStart w:id="1375" w:name="_Toc333401304"/>
              <w:bookmarkEnd w:id="1375"/>
            </w:del>
          </w:p>
        </w:tc>
        <w:tc>
          <w:tcPr>
            <w:tcW w:w="1993" w:type="dxa"/>
          </w:tcPr>
          <w:p w:rsidR="00C146DD" w:rsidRDefault="00C146DD">
            <w:pPr>
              <w:pStyle w:val="BodyText"/>
              <w:rPr>
                <w:del w:id="1376" w:author="Fadih" w:date="2012-08-23T16:49:00Z"/>
              </w:rPr>
            </w:pPr>
            <w:bookmarkStart w:id="1377" w:name="_Toc333401305"/>
            <w:bookmarkEnd w:id="1377"/>
          </w:p>
        </w:tc>
        <w:tc>
          <w:tcPr>
            <w:tcW w:w="2447" w:type="dxa"/>
          </w:tcPr>
          <w:p w:rsidR="00C146DD" w:rsidRDefault="00C146DD">
            <w:pPr>
              <w:pStyle w:val="BodyText"/>
              <w:rPr>
                <w:del w:id="1378" w:author="Fadih" w:date="2012-08-23T16:49:00Z"/>
              </w:rPr>
            </w:pPr>
            <w:bookmarkStart w:id="1379" w:name="_Toc333401306"/>
            <w:bookmarkEnd w:id="1379"/>
          </w:p>
        </w:tc>
        <w:bookmarkStart w:id="1380" w:name="_Toc333401307"/>
        <w:bookmarkEnd w:id="1380"/>
      </w:tr>
      <w:tr w:rsidR="00D96206" w:rsidRPr="00D96206" w:rsidDel="00B4410C" w:rsidTr="00D96206">
        <w:trPr>
          <w:divId w:val="1665861996"/>
          <w:del w:id="1381" w:author="Fadih" w:date="2012-08-23T16:49:00Z"/>
        </w:trPr>
        <w:tc>
          <w:tcPr>
            <w:tcW w:w="4803" w:type="dxa"/>
          </w:tcPr>
          <w:p w:rsidR="00C146DD" w:rsidRDefault="00D96206">
            <w:pPr>
              <w:pStyle w:val="BodyText"/>
              <w:rPr>
                <w:del w:id="1382" w:author="Fadih" w:date="2012-08-23T16:49:00Z"/>
              </w:rPr>
            </w:pPr>
            <w:del w:id="1383" w:author="Fadih" w:date="2012-08-23T16:49:00Z">
              <w:r w:rsidRPr="00D96206" w:rsidDel="00B4410C">
                <w:delText>KMSLink</w:delText>
              </w:r>
              <w:bookmarkStart w:id="1384" w:name="_Toc333401308"/>
              <w:bookmarkEnd w:id="1384"/>
            </w:del>
          </w:p>
        </w:tc>
        <w:tc>
          <w:tcPr>
            <w:tcW w:w="1993" w:type="dxa"/>
          </w:tcPr>
          <w:p w:rsidR="00C146DD" w:rsidRDefault="00C146DD">
            <w:pPr>
              <w:pStyle w:val="BodyText"/>
              <w:rPr>
                <w:del w:id="1385" w:author="Fadih" w:date="2012-08-23T16:49:00Z"/>
              </w:rPr>
            </w:pPr>
            <w:bookmarkStart w:id="1386" w:name="_Toc333401309"/>
            <w:bookmarkEnd w:id="1386"/>
          </w:p>
        </w:tc>
        <w:tc>
          <w:tcPr>
            <w:tcW w:w="2447" w:type="dxa"/>
          </w:tcPr>
          <w:p w:rsidR="00C146DD" w:rsidRDefault="00C146DD">
            <w:pPr>
              <w:pStyle w:val="BodyText"/>
              <w:rPr>
                <w:del w:id="1387" w:author="Fadih" w:date="2012-08-23T16:49:00Z"/>
              </w:rPr>
            </w:pPr>
            <w:bookmarkStart w:id="1388" w:name="_Toc333401310"/>
            <w:bookmarkEnd w:id="1388"/>
          </w:p>
        </w:tc>
        <w:bookmarkStart w:id="1389" w:name="_Toc333401311"/>
        <w:bookmarkEnd w:id="1389"/>
      </w:tr>
      <w:tr w:rsidR="00D96206" w:rsidRPr="00D96206" w:rsidDel="00B4410C" w:rsidTr="00D96206">
        <w:trPr>
          <w:divId w:val="1665861996"/>
          <w:del w:id="1390" w:author="Fadih" w:date="2012-08-23T16:49:00Z"/>
        </w:trPr>
        <w:tc>
          <w:tcPr>
            <w:tcW w:w="4803" w:type="dxa"/>
          </w:tcPr>
          <w:p w:rsidR="00C146DD" w:rsidRDefault="00D96206">
            <w:pPr>
              <w:pStyle w:val="BodyText"/>
              <w:rPr>
                <w:del w:id="1391" w:author="Fadih" w:date="2012-08-23T16:49:00Z"/>
              </w:rPr>
            </w:pPr>
            <w:del w:id="1392" w:author="Fadih" w:date="2012-08-23T16:49:00Z">
              <w:r w:rsidRPr="00D96206" w:rsidDel="00B4410C">
                <w:delText>LPEClientWrapper</w:delText>
              </w:r>
              <w:bookmarkStart w:id="1393" w:name="_Toc333401312"/>
              <w:bookmarkEnd w:id="1393"/>
            </w:del>
          </w:p>
        </w:tc>
        <w:tc>
          <w:tcPr>
            <w:tcW w:w="1993" w:type="dxa"/>
          </w:tcPr>
          <w:p w:rsidR="00C146DD" w:rsidRDefault="00C146DD">
            <w:pPr>
              <w:pStyle w:val="BodyText"/>
              <w:rPr>
                <w:del w:id="1394" w:author="Fadih" w:date="2012-08-23T16:49:00Z"/>
              </w:rPr>
            </w:pPr>
            <w:bookmarkStart w:id="1395" w:name="_Toc333401313"/>
            <w:bookmarkEnd w:id="1395"/>
          </w:p>
        </w:tc>
        <w:tc>
          <w:tcPr>
            <w:tcW w:w="2447" w:type="dxa"/>
          </w:tcPr>
          <w:p w:rsidR="00C146DD" w:rsidRDefault="00C146DD">
            <w:pPr>
              <w:pStyle w:val="BodyText"/>
              <w:rPr>
                <w:del w:id="1396" w:author="Fadih" w:date="2012-08-23T16:49:00Z"/>
              </w:rPr>
            </w:pPr>
            <w:bookmarkStart w:id="1397" w:name="_Toc333401314"/>
            <w:bookmarkEnd w:id="1397"/>
          </w:p>
        </w:tc>
        <w:bookmarkStart w:id="1398" w:name="_Toc333401315"/>
        <w:bookmarkEnd w:id="1398"/>
      </w:tr>
      <w:tr w:rsidR="00D96206" w:rsidRPr="00D96206" w:rsidDel="00B4410C" w:rsidTr="00D96206">
        <w:trPr>
          <w:divId w:val="1665861996"/>
          <w:del w:id="1399" w:author="Fadih" w:date="2012-08-23T16:49:00Z"/>
        </w:trPr>
        <w:tc>
          <w:tcPr>
            <w:tcW w:w="4803" w:type="dxa"/>
          </w:tcPr>
          <w:p w:rsidR="00C146DD" w:rsidRDefault="00D96206">
            <w:pPr>
              <w:pStyle w:val="BodyText"/>
              <w:rPr>
                <w:del w:id="1400" w:author="Fadih" w:date="2012-08-23T16:49:00Z"/>
              </w:rPr>
            </w:pPr>
            <w:del w:id="1401" w:author="Fadih" w:date="2012-08-23T16:49:00Z">
              <w:r w:rsidRPr="00D96206" w:rsidDel="00B4410C">
                <w:delText>MSMQ</w:delText>
              </w:r>
              <w:bookmarkStart w:id="1402" w:name="_Toc333401316"/>
              <w:bookmarkEnd w:id="1402"/>
            </w:del>
          </w:p>
        </w:tc>
        <w:tc>
          <w:tcPr>
            <w:tcW w:w="1993" w:type="dxa"/>
          </w:tcPr>
          <w:p w:rsidR="00C146DD" w:rsidRDefault="00C146DD">
            <w:pPr>
              <w:pStyle w:val="BodyText"/>
              <w:rPr>
                <w:del w:id="1403" w:author="Fadih" w:date="2012-08-23T16:49:00Z"/>
              </w:rPr>
            </w:pPr>
            <w:bookmarkStart w:id="1404" w:name="_Toc333401317"/>
            <w:bookmarkEnd w:id="1404"/>
          </w:p>
        </w:tc>
        <w:tc>
          <w:tcPr>
            <w:tcW w:w="2447" w:type="dxa"/>
          </w:tcPr>
          <w:p w:rsidR="00C146DD" w:rsidRDefault="00C146DD">
            <w:pPr>
              <w:pStyle w:val="BodyText"/>
              <w:rPr>
                <w:del w:id="1405" w:author="Fadih" w:date="2012-08-23T16:49:00Z"/>
              </w:rPr>
            </w:pPr>
            <w:bookmarkStart w:id="1406" w:name="_Toc333401318"/>
            <w:bookmarkEnd w:id="1406"/>
          </w:p>
        </w:tc>
        <w:bookmarkStart w:id="1407" w:name="_Toc333401319"/>
        <w:bookmarkEnd w:id="1407"/>
      </w:tr>
      <w:tr w:rsidR="00D96206" w:rsidRPr="00D96206" w:rsidDel="00B4410C" w:rsidTr="00D96206">
        <w:trPr>
          <w:divId w:val="1665861996"/>
          <w:del w:id="1408" w:author="Fadih" w:date="2012-08-23T16:49:00Z"/>
        </w:trPr>
        <w:tc>
          <w:tcPr>
            <w:tcW w:w="4803" w:type="dxa"/>
          </w:tcPr>
          <w:p w:rsidR="00C146DD" w:rsidRDefault="00D96206">
            <w:pPr>
              <w:pStyle w:val="BodyText"/>
              <w:rPr>
                <w:del w:id="1409" w:author="Fadih" w:date="2012-08-23T16:49:00Z"/>
              </w:rPr>
            </w:pPr>
            <w:del w:id="1410" w:author="Fadih" w:date="2012-08-23T16:49:00Z">
              <w:r w:rsidRPr="00D96206" w:rsidDel="00B4410C">
                <w:delText>MSXML2</w:delText>
              </w:r>
              <w:bookmarkStart w:id="1411" w:name="_Toc333401320"/>
              <w:bookmarkEnd w:id="1411"/>
            </w:del>
          </w:p>
        </w:tc>
        <w:tc>
          <w:tcPr>
            <w:tcW w:w="1993" w:type="dxa"/>
          </w:tcPr>
          <w:p w:rsidR="00C146DD" w:rsidRDefault="00C146DD">
            <w:pPr>
              <w:pStyle w:val="BodyText"/>
              <w:rPr>
                <w:del w:id="1412" w:author="Fadih" w:date="2012-08-23T16:49:00Z"/>
              </w:rPr>
            </w:pPr>
            <w:bookmarkStart w:id="1413" w:name="_Toc333401321"/>
            <w:bookmarkEnd w:id="1413"/>
          </w:p>
        </w:tc>
        <w:tc>
          <w:tcPr>
            <w:tcW w:w="2447" w:type="dxa"/>
          </w:tcPr>
          <w:p w:rsidR="00C146DD" w:rsidRDefault="00C146DD">
            <w:pPr>
              <w:pStyle w:val="BodyText"/>
              <w:rPr>
                <w:del w:id="1414" w:author="Fadih" w:date="2012-08-23T16:49:00Z"/>
              </w:rPr>
            </w:pPr>
            <w:bookmarkStart w:id="1415" w:name="_Toc333401322"/>
            <w:bookmarkEnd w:id="1415"/>
          </w:p>
        </w:tc>
        <w:bookmarkStart w:id="1416" w:name="_Toc333401323"/>
        <w:bookmarkEnd w:id="1416"/>
      </w:tr>
      <w:tr w:rsidR="00D96206" w:rsidRPr="00D96206" w:rsidDel="00B4410C" w:rsidTr="00D96206">
        <w:trPr>
          <w:divId w:val="1665861996"/>
          <w:del w:id="1417" w:author="Fadih" w:date="2012-08-23T16:49:00Z"/>
        </w:trPr>
        <w:tc>
          <w:tcPr>
            <w:tcW w:w="4803" w:type="dxa"/>
          </w:tcPr>
          <w:p w:rsidR="00C146DD" w:rsidRDefault="00D96206">
            <w:pPr>
              <w:pStyle w:val="BodyText"/>
              <w:rPr>
                <w:del w:id="1418" w:author="Fadih" w:date="2012-08-23T16:49:00Z"/>
              </w:rPr>
            </w:pPr>
            <w:del w:id="1419" w:author="Fadih" w:date="2012-08-23T16:49:00Z">
              <w:r w:rsidRPr="00D96206" w:rsidDel="00B4410C">
                <w:delText>OleListsPRS</w:delText>
              </w:r>
              <w:bookmarkStart w:id="1420" w:name="_Toc333401324"/>
              <w:bookmarkEnd w:id="1420"/>
            </w:del>
          </w:p>
        </w:tc>
        <w:tc>
          <w:tcPr>
            <w:tcW w:w="1993" w:type="dxa"/>
          </w:tcPr>
          <w:p w:rsidR="00C146DD" w:rsidRDefault="00920EE4">
            <w:pPr>
              <w:pStyle w:val="BodyText"/>
              <w:rPr>
                <w:del w:id="1421" w:author="Fadih" w:date="2012-08-23T16:49:00Z"/>
              </w:rPr>
            </w:pPr>
            <w:del w:id="1422" w:author="Fadih" w:date="2012-08-23T16:49:00Z">
              <w:r w:rsidRPr="00D96206" w:rsidDel="00B4410C">
                <w:delText>OleListsPRS</w:delText>
              </w:r>
              <w:r w:rsidDel="00B4410C">
                <w:delText>.dll</w:delText>
              </w:r>
              <w:bookmarkStart w:id="1423" w:name="_Toc333401325"/>
              <w:bookmarkEnd w:id="1423"/>
            </w:del>
          </w:p>
        </w:tc>
        <w:tc>
          <w:tcPr>
            <w:tcW w:w="2447" w:type="dxa"/>
          </w:tcPr>
          <w:p w:rsidR="00C146DD" w:rsidRDefault="00C146DD">
            <w:pPr>
              <w:pStyle w:val="BodyText"/>
              <w:rPr>
                <w:del w:id="1424" w:author="Fadih" w:date="2012-08-23T16:49:00Z"/>
              </w:rPr>
            </w:pPr>
            <w:bookmarkStart w:id="1425" w:name="_Toc333401326"/>
            <w:bookmarkEnd w:id="1425"/>
          </w:p>
        </w:tc>
        <w:bookmarkStart w:id="1426" w:name="_Toc333401327"/>
        <w:bookmarkEnd w:id="1426"/>
      </w:tr>
      <w:tr w:rsidR="00D96206" w:rsidRPr="00D96206" w:rsidDel="00B4410C" w:rsidTr="00D96206">
        <w:trPr>
          <w:divId w:val="1665861996"/>
          <w:del w:id="1427" w:author="Fadih" w:date="2012-08-23T16:49:00Z"/>
        </w:trPr>
        <w:tc>
          <w:tcPr>
            <w:tcW w:w="4803" w:type="dxa"/>
          </w:tcPr>
          <w:p w:rsidR="00C146DD" w:rsidRDefault="00D96206">
            <w:pPr>
              <w:pStyle w:val="BodyText"/>
              <w:rPr>
                <w:del w:id="1428" w:author="Fadih" w:date="2012-08-23T16:49:00Z"/>
              </w:rPr>
            </w:pPr>
            <w:del w:id="1429" w:author="Fadih" w:date="2012-08-23T16:49:00Z">
              <w:r w:rsidRPr="00D96206" w:rsidDel="00B4410C">
                <w:delText>ParamSrv</w:delText>
              </w:r>
              <w:bookmarkStart w:id="1430" w:name="_Toc333401328"/>
              <w:bookmarkEnd w:id="1430"/>
            </w:del>
          </w:p>
        </w:tc>
        <w:tc>
          <w:tcPr>
            <w:tcW w:w="1993" w:type="dxa"/>
          </w:tcPr>
          <w:p w:rsidR="00C146DD" w:rsidRDefault="00C146DD">
            <w:pPr>
              <w:pStyle w:val="BodyText"/>
              <w:rPr>
                <w:del w:id="1431" w:author="Fadih" w:date="2012-08-23T16:49:00Z"/>
              </w:rPr>
            </w:pPr>
            <w:bookmarkStart w:id="1432" w:name="_Toc333401329"/>
            <w:bookmarkEnd w:id="1432"/>
          </w:p>
        </w:tc>
        <w:tc>
          <w:tcPr>
            <w:tcW w:w="2447" w:type="dxa"/>
          </w:tcPr>
          <w:p w:rsidR="00C146DD" w:rsidRDefault="00C146DD">
            <w:pPr>
              <w:pStyle w:val="BodyText"/>
              <w:rPr>
                <w:del w:id="1433" w:author="Fadih" w:date="2012-08-23T16:49:00Z"/>
              </w:rPr>
            </w:pPr>
            <w:bookmarkStart w:id="1434" w:name="_Toc333401330"/>
            <w:bookmarkEnd w:id="1434"/>
          </w:p>
        </w:tc>
        <w:bookmarkStart w:id="1435" w:name="_Toc333401331"/>
        <w:bookmarkEnd w:id="1435"/>
      </w:tr>
      <w:tr w:rsidR="00D96206" w:rsidRPr="00D96206" w:rsidDel="00B4410C" w:rsidTr="00D96206">
        <w:trPr>
          <w:divId w:val="1665861996"/>
          <w:del w:id="1436" w:author="Fadih" w:date="2012-08-23T16:49:00Z"/>
        </w:trPr>
        <w:tc>
          <w:tcPr>
            <w:tcW w:w="4803" w:type="dxa"/>
          </w:tcPr>
          <w:p w:rsidR="00C146DD" w:rsidRDefault="00D96206">
            <w:pPr>
              <w:pStyle w:val="BodyText"/>
              <w:rPr>
                <w:del w:id="1437" w:author="Fadih" w:date="2012-08-23T16:49:00Z"/>
              </w:rPr>
            </w:pPr>
            <w:del w:id="1438" w:author="Fadih" w:date="2012-08-23T16:49:00Z">
              <w:r w:rsidRPr="00D96206" w:rsidDel="00B4410C">
                <w:delText>POSClock</w:delText>
              </w:r>
              <w:bookmarkStart w:id="1439" w:name="_Toc333401332"/>
              <w:bookmarkEnd w:id="1439"/>
            </w:del>
          </w:p>
        </w:tc>
        <w:tc>
          <w:tcPr>
            <w:tcW w:w="1993" w:type="dxa"/>
          </w:tcPr>
          <w:p w:rsidR="00C146DD" w:rsidRDefault="00C146DD">
            <w:pPr>
              <w:pStyle w:val="BodyText"/>
              <w:rPr>
                <w:del w:id="1440" w:author="Fadih" w:date="2012-08-23T16:49:00Z"/>
              </w:rPr>
            </w:pPr>
            <w:bookmarkStart w:id="1441" w:name="_Toc333401333"/>
            <w:bookmarkEnd w:id="1441"/>
          </w:p>
        </w:tc>
        <w:tc>
          <w:tcPr>
            <w:tcW w:w="2447" w:type="dxa"/>
          </w:tcPr>
          <w:p w:rsidR="00C146DD" w:rsidRDefault="00C146DD">
            <w:pPr>
              <w:pStyle w:val="BodyText"/>
              <w:rPr>
                <w:del w:id="1442" w:author="Fadih" w:date="2012-08-23T16:49:00Z"/>
              </w:rPr>
            </w:pPr>
            <w:bookmarkStart w:id="1443" w:name="_Toc333401334"/>
            <w:bookmarkEnd w:id="1443"/>
          </w:p>
        </w:tc>
        <w:bookmarkStart w:id="1444" w:name="_Toc333401335"/>
        <w:bookmarkEnd w:id="1444"/>
      </w:tr>
      <w:tr w:rsidR="00D96206" w:rsidRPr="00D96206" w:rsidDel="00B4410C" w:rsidTr="00D96206">
        <w:trPr>
          <w:divId w:val="1665861996"/>
          <w:del w:id="1445" w:author="Fadih" w:date="2012-08-23T16:49:00Z"/>
        </w:trPr>
        <w:tc>
          <w:tcPr>
            <w:tcW w:w="4803" w:type="dxa"/>
          </w:tcPr>
          <w:p w:rsidR="00C146DD" w:rsidRDefault="00D96206">
            <w:pPr>
              <w:pStyle w:val="BodyText"/>
              <w:rPr>
                <w:del w:id="1446" w:author="Fadih" w:date="2012-08-23T16:49:00Z"/>
              </w:rPr>
            </w:pPr>
            <w:del w:id="1447" w:author="Fadih" w:date="2012-08-23T16:49:00Z">
              <w:r w:rsidRPr="00D96206" w:rsidDel="00B4410C">
                <w:delText>PosILAPI</w:delText>
              </w:r>
              <w:bookmarkStart w:id="1448" w:name="_Toc333401336"/>
              <w:bookmarkEnd w:id="1448"/>
            </w:del>
          </w:p>
        </w:tc>
        <w:tc>
          <w:tcPr>
            <w:tcW w:w="1993" w:type="dxa"/>
          </w:tcPr>
          <w:p w:rsidR="00C146DD" w:rsidRDefault="00C146DD">
            <w:pPr>
              <w:pStyle w:val="BodyText"/>
              <w:rPr>
                <w:del w:id="1449" w:author="Fadih" w:date="2012-08-23T16:49:00Z"/>
              </w:rPr>
            </w:pPr>
            <w:bookmarkStart w:id="1450" w:name="_Toc333401337"/>
            <w:bookmarkEnd w:id="1450"/>
          </w:p>
        </w:tc>
        <w:tc>
          <w:tcPr>
            <w:tcW w:w="2447" w:type="dxa"/>
          </w:tcPr>
          <w:p w:rsidR="00C146DD" w:rsidRDefault="00C146DD">
            <w:pPr>
              <w:pStyle w:val="BodyText"/>
              <w:rPr>
                <w:del w:id="1451" w:author="Fadih" w:date="2012-08-23T16:49:00Z"/>
              </w:rPr>
            </w:pPr>
            <w:bookmarkStart w:id="1452" w:name="_Toc333401338"/>
            <w:bookmarkEnd w:id="1452"/>
          </w:p>
        </w:tc>
        <w:bookmarkStart w:id="1453" w:name="_Toc333401339"/>
        <w:bookmarkEnd w:id="1453"/>
      </w:tr>
      <w:tr w:rsidR="00D96206" w:rsidRPr="00D96206" w:rsidDel="00B4410C" w:rsidTr="00D96206">
        <w:trPr>
          <w:divId w:val="1665861996"/>
          <w:del w:id="1454" w:author="Fadih" w:date="2012-08-23T16:49:00Z"/>
        </w:trPr>
        <w:tc>
          <w:tcPr>
            <w:tcW w:w="4803" w:type="dxa"/>
          </w:tcPr>
          <w:p w:rsidR="00C146DD" w:rsidRDefault="00D96206">
            <w:pPr>
              <w:pStyle w:val="BodyText"/>
              <w:rPr>
                <w:del w:id="1455" w:author="Fadih" w:date="2012-08-23T16:49:00Z"/>
              </w:rPr>
            </w:pPr>
            <w:del w:id="1456" w:author="Fadih" w:date="2012-08-23T16:49:00Z">
              <w:r w:rsidRPr="00D96206" w:rsidDel="00B4410C">
                <w:delText>PositiveAPI</w:delText>
              </w:r>
              <w:bookmarkStart w:id="1457" w:name="_Toc333401340"/>
              <w:bookmarkEnd w:id="1457"/>
            </w:del>
          </w:p>
        </w:tc>
        <w:tc>
          <w:tcPr>
            <w:tcW w:w="1993" w:type="dxa"/>
          </w:tcPr>
          <w:p w:rsidR="00C146DD" w:rsidRDefault="00C146DD">
            <w:pPr>
              <w:pStyle w:val="BodyText"/>
              <w:rPr>
                <w:del w:id="1458" w:author="Fadih" w:date="2012-08-23T16:49:00Z"/>
              </w:rPr>
            </w:pPr>
            <w:bookmarkStart w:id="1459" w:name="_Toc333401341"/>
            <w:bookmarkEnd w:id="1459"/>
          </w:p>
        </w:tc>
        <w:tc>
          <w:tcPr>
            <w:tcW w:w="2447" w:type="dxa"/>
          </w:tcPr>
          <w:p w:rsidR="00C146DD" w:rsidRDefault="00C146DD">
            <w:pPr>
              <w:pStyle w:val="BodyText"/>
              <w:rPr>
                <w:del w:id="1460" w:author="Fadih" w:date="2012-08-23T16:49:00Z"/>
              </w:rPr>
            </w:pPr>
            <w:bookmarkStart w:id="1461" w:name="_Toc333401342"/>
            <w:bookmarkEnd w:id="1461"/>
          </w:p>
        </w:tc>
        <w:bookmarkStart w:id="1462" w:name="_Toc333401343"/>
        <w:bookmarkEnd w:id="1462"/>
      </w:tr>
      <w:tr w:rsidR="00D96206" w:rsidRPr="00D96206" w:rsidDel="00B4410C" w:rsidTr="00D96206">
        <w:trPr>
          <w:divId w:val="1665861996"/>
          <w:del w:id="1463" w:author="Fadih" w:date="2012-08-23T16:49:00Z"/>
        </w:trPr>
        <w:tc>
          <w:tcPr>
            <w:tcW w:w="4803" w:type="dxa"/>
          </w:tcPr>
          <w:p w:rsidR="00C146DD" w:rsidRDefault="00D96206">
            <w:pPr>
              <w:pStyle w:val="BodyText"/>
              <w:rPr>
                <w:del w:id="1464" w:author="Fadih" w:date="2012-08-23T16:49:00Z"/>
              </w:rPr>
            </w:pPr>
            <w:del w:id="1465" w:author="Fadih" w:date="2012-08-23T16:49:00Z">
              <w:r w:rsidRPr="00D96206" w:rsidDel="00B4410C">
                <w:delText>PositiveDbSrv</w:delText>
              </w:r>
              <w:bookmarkStart w:id="1466" w:name="_Toc333401344"/>
              <w:bookmarkEnd w:id="1466"/>
            </w:del>
          </w:p>
        </w:tc>
        <w:tc>
          <w:tcPr>
            <w:tcW w:w="1993" w:type="dxa"/>
          </w:tcPr>
          <w:p w:rsidR="00C146DD" w:rsidRDefault="00920EE4">
            <w:pPr>
              <w:pStyle w:val="BodyText"/>
              <w:rPr>
                <w:del w:id="1467" w:author="Fadih" w:date="2012-08-23T16:49:00Z"/>
              </w:rPr>
            </w:pPr>
            <w:del w:id="1468" w:author="Fadih" w:date="2012-08-23T16:49:00Z">
              <w:r w:rsidDel="00B4410C">
                <w:delText>PositiveDBSrv.dll</w:delText>
              </w:r>
              <w:bookmarkStart w:id="1469" w:name="_Toc333401345"/>
              <w:bookmarkEnd w:id="1469"/>
            </w:del>
          </w:p>
        </w:tc>
        <w:tc>
          <w:tcPr>
            <w:tcW w:w="2447" w:type="dxa"/>
          </w:tcPr>
          <w:p w:rsidR="00C146DD" w:rsidRDefault="00C146DD">
            <w:pPr>
              <w:pStyle w:val="BodyText"/>
              <w:rPr>
                <w:del w:id="1470" w:author="Fadih" w:date="2012-08-23T16:49:00Z"/>
              </w:rPr>
            </w:pPr>
            <w:bookmarkStart w:id="1471" w:name="_Toc333401346"/>
            <w:bookmarkEnd w:id="1471"/>
          </w:p>
        </w:tc>
        <w:bookmarkStart w:id="1472" w:name="_Toc333401347"/>
        <w:bookmarkEnd w:id="1472"/>
      </w:tr>
      <w:tr w:rsidR="00D96206" w:rsidRPr="00D96206" w:rsidDel="00B4410C" w:rsidTr="00D96206">
        <w:trPr>
          <w:divId w:val="1665861996"/>
          <w:del w:id="1473" w:author="Fadih" w:date="2012-08-23T16:49:00Z"/>
        </w:trPr>
        <w:tc>
          <w:tcPr>
            <w:tcW w:w="4803" w:type="dxa"/>
          </w:tcPr>
          <w:p w:rsidR="00C146DD" w:rsidRDefault="00D96206">
            <w:pPr>
              <w:pStyle w:val="BodyText"/>
              <w:rPr>
                <w:del w:id="1474" w:author="Fadih" w:date="2012-08-23T16:49:00Z"/>
              </w:rPr>
            </w:pPr>
            <w:del w:id="1475" w:author="Fadih" w:date="2012-08-23T16:49:00Z">
              <w:r w:rsidRPr="00D96206" w:rsidDel="00B4410C">
                <w:delText>PositiveEft</w:delText>
              </w:r>
              <w:bookmarkStart w:id="1476" w:name="_Toc333401348"/>
              <w:bookmarkEnd w:id="1476"/>
            </w:del>
          </w:p>
        </w:tc>
        <w:tc>
          <w:tcPr>
            <w:tcW w:w="1993" w:type="dxa"/>
          </w:tcPr>
          <w:p w:rsidR="00C146DD" w:rsidRDefault="00C146DD">
            <w:pPr>
              <w:pStyle w:val="BodyText"/>
              <w:rPr>
                <w:del w:id="1477" w:author="Fadih" w:date="2012-08-23T16:49:00Z"/>
              </w:rPr>
            </w:pPr>
            <w:bookmarkStart w:id="1478" w:name="_Toc333401349"/>
            <w:bookmarkEnd w:id="1478"/>
          </w:p>
        </w:tc>
        <w:tc>
          <w:tcPr>
            <w:tcW w:w="2447" w:type="dxa"/>
          </w:tcPr>
          <w:p w:rsidR="00C146DD" w:rsidRDefault="00C146DD">
            <w:pPr>
              <w:pStyle w:val="BodyText"/>
              <w:rPr>
                <w:del w:id="1479" w:author="Fadih" w:date="2012-08-23T16:49:00Z"/>
              </w:rPr>
            </w:pPr>
            <w:bookmarkStart w:id="1480" w:name="_Toc333401350"/>
            <w:bookmarkEnd w:id="1480"/>
          </w:p>
        </w:tc>
        <w:bookmarkStart w:id="1481" w:name="_Toc333401351"/>
        <w:bookmarkEnd w:id="1481"/>
      </w:tr>
      <w:tr w:rsidR="00D96206" w:rsidRPr="00D96206" w:rsidDel="00B4410C" w:rsidTr="00D96206">
        <w:trPr>
          <w:divId w:val="1665861996"/>
          <w:del w:id="1482" w:author="Fadih" w:date="2012-08-23T16:49:00Z"/>
        </w:trPr>
        <w:tc>
          <w:tcPr>
            <w:tcW w:w="4803" w:type="dxa"/>
          </w:tcPr>
          <w:p w:rsidR="00C146DD" w:rsidRDefault="00D96206">
            <w:pPr>
              <w:pStyle w:val="BodyText"/>
              <w:rPr>
                <w:del w:id="1483" w:author="Fadih" w:date="2012-08-23T16:49:00Z"/>
              </w:rPr>
            </w:pPr>
            <w:del w:id="1484" w:author="Fadih" w:date="2012-08-23T16:49:00Z">
              <w:r w:rsidRPr="00D96206" w:rsidDel="00B4410C">
                <w:delText>PositiveSrv</w:delText>
              </w:r>
              <w:bookmarkStart w:id="1485" w:name="_Toc333401352"/>
              <w:bookmarkEnd w:id="1485"/>
            </w:del>
          </w:p>
        </w:tc>
        <w:tc>
          <w:tcPr>
            <w:tcW w:w="1993" w:type="dxa"/>
          </w:tcPr>
          <w:p w:rsidR="00C146DD" w:rsidRDefault="00920EE4">
            <w:pPr>
              <w:pStyle w:val="BodyText"/>
              <w:rPr>
                <w:del w:id="1486" w:author="Fadih" w:date="2012-08-23T16:49:00Z"/>
              </w:rPr>
            </w:pPr>
            <w:del w:id="1487" w:author="Fadih" w:date="2012-08-23T16:49:00Z">
              <w:r w:rsidDel="00B4410C">
                <w:delText>PositiveSrv.dll</w:delText>
              </w:r>
              <w:bookmarkStart w:id="1488" w:name="_Toc333401353"/>
              <w:bookmarkEnd w:id="1488"/>
            </w:del>
          </w:p>
        </w:tc>
        <w:tc>
          <w:tcPr>
            <w:tcW w:w="2447" w:type="dxa"/>
          </w:tcPr>
          <w:p w:rsidR="00C146DD" w:rsidRDefault="00C146DD">
            <w:pPr>
              <w:pStyle w:val="BodyText"/>
              <w:rPr>
                <w:del w:id="1489" w:author="Fadih" w:date="2012-08-23T16:49:00Z"/>
              </w:rPr>
            </w:pPr>
            <w:bookmarkStart w:id="1490" w:name="_Toc333401354"/>
            <w:bookmarkEnd w:id="1490"/>
          </w:p>
        </w:tc>
        <w:bookmarkStart w:id="1491" w:name="_Toc333401355"/>
        <w:bookmarkEnd w:id="1491"/>
      </w:tr>
      <w:tr w:rsidR="00D96206" w:rsidRPr="00D96206" w:rsidDel="00B4410C" w:rsidTr="00D96206">
        <w:trPr>
          <w:divId w:val="1665861996"/>
          <w:del w:id="1492" w:author="Fadih" w:date="2012-08-23T16:49:00Z"/>
        </w:trPr>
        <w:tc>
          <w:tcPr>
            <w:tcW w:w="4803" w:type="dxa"/>
          </w:tcPr>
          <w:p w:rsidR="00C146DD" w:rsidRDefault="00D96206">
            <w:pPr>
              <w:pStyle w:val="BodyText"/>
              <w:rPr>
                <w:del w:id="1493" w:author="Fadih" w:date="2012-08-23T16:49:00Z"/>
              </w:rPr>
            </w:pPr>
            <w:del w:id="1494" w:author="Fadih" w:date="2012-08-23T16:49:00Z">
              <w:r w:rsidRPr="00D96206" w:rsidDel="00B4410C">
                <w:delText>POSPump</w:delText>
              </w:r>
              <w:bookmarkStart w:id="1495" w:name="_Toc333401356"/>
              <w:bookmarkEnd w:id="1495"/>
            </w:del>
          </w:p>
        </w:tc>
        <w:tc>
          <w:tcPr>
            <w:tcW w:w="1993" w:type="dxa"/>
          </w:tcPr>
          <w:p w:rsidR="00C146DD" w:rsidRDefault="00C146DD">
            <w:pPr>
              <w:pStyle w:val="BodyText"/>
              <w:rPr>
                <w:del w:id="1496" w:author="Fadih" w:date="2012-08-23T16:49:00Z"/>
              </w:rPr>
            </w:pPr>
            <w:bookmarkStart w:id="1497" w:name="_Toc333401357"/>
            <w:bookmarkEnd w:id="1497"/>
          </w:p>
        </w:tc>
        <w:tc>
          <w:tcPr>
            <w:tcW w:w="2447" w:type="dxa"/>
          </w:tcPr>
          <w:p w:rsidR="00C146DD" w:rsidRDefault="00C146DD">
            <w:pPr>
              <w:pStyle w:val="BodyText"/>
              <w:rPr>
                <w:del w:id="1498" w:author="Fadih" w:date="2012-08-23T16:49:00Z"/>
              </w:rPr>
            </w:pPr>
            <w:bookmarkStart w:id="1499" w:name="_Toc333401358"/>
            <w:bookmarkEnd w:id="1499"/>
          </w:p>
        </w:tc>
        <w:bookmarkStart w:id="1500" w:name="_Toc333401359"/>
        <w:bookmarkEnd w:id="1500"/>
      </w:tr>
      <w:tr w:rsidR="00D96206" w:rsidRPr="00D96206" w:rsidDel="00B4410C" w:rsidTr="00D96206">
        <w:trPr>
          <w:divId w:val="1665861996"/>
          <w:del w:id="1501" w:author="Fadih" w:date="2012-08-23T16:49:00Z"/>
        </w:trPr>
        <w:tc>
          <w:tcPr>
            <w:tcW w:w="4803" w:type="dxa"/>
          </w:tcPr>
          <w:p w:rsidR="00C146DD" w:rsidRDefault="00D96206">
            <w:pPr>
              <w:pStyle w:val="BodyText"/>
              <w:rPr>
                <w:del w:id="1502" w:author="Fadih" w:date="2012-08-23T16:49:00Z"/>
              </w:rPr>
            </w:pPr>
            <w:del w:id="1503" w:author="Fadih" w:date="2012-08-23T16:49:00Z">
              <w:r w:rsidRPr="00D96206" w:rsidDel="00B4410C">
                <w:delText>POSPumpEvent</w:delText>
              </w:r>
              <w:bookmarkStart w:id="1504" w:name="_Toc333401360"/>
              <w:bookmarkEnd w:id="1504"/>
            </w:del>
          </w:p>
        </w:tc>
        <w:tc>
          <w:tcPr>
            <w:tcW w:w="1993" w:type="dxa"/>
          </w:tcPr>
          <w:p w:rsidR="00C146DD" w:rsidRDefault="00C146DD">
            <w:pPr>
              <w:pStyle w:val="BodyText"/>
              <w:rPr>
                <w:del w:id="1505" w:author="Fadih" w:date="2012-08-23T16:49:00Z"/>
              </w:rPr>
            </w:pPr>
            <w:bookmarkStart w:id="1506" w:name="_Toc333401361"/>
            <w:bookmarkEnd w:id="1506"/>
          </w:p>
        </w:tc>
        <w:tc>
          <w:tcPr>
            <w:tcW w:w="2447" w:type="dxa"/>
          </w:tcPr>
          <w:p w:rsidR="00C146DD" w:rsidRDefault="00C146DD">
            <w:pPr>
              <w:pStyle w:val="BodyText"/>
              <w:rPr>
                <w:del w:id="1507" w:author="Fadih" w:date="2012-08-23T16:49:00Z"/>
              </w:rPr>
            </w:pPr>
            <w:bookmarkStart w:id="1508" w:name="_Toc333401362"/>
            <w:bookmarkEnd w:id="1508"/>
          </w:p>
        </w:tc>
        <w:bookmarkStart w:id="1509" w:name="_Toc333401363"/>
        <w:bookmarkEnd w:id="1509"/>
      </w:tr>
      <w:tr w:rsidR="00D96206" w:rsidRPr="00D96206" w:rsidDel="00B4410C" w:rsidTr="00D96206">
        <w:trPr>
          <w:divId w:val="1665861996"/>
          <w:del w:id="1510" w:author="Fadih" w:date="2012-08-23T16:49:00Z"/>
        </w:trPr>
        <w:tc>
          <w:tcPr>
            <w:tcW w:w="4803" w:type="dxa"/>
          </w:tcPr>
          <w:p w:rsidR="00C146DD" w:rsidRDefault="00D96206">
            <w:pPr>
              <w:pStyle w:val="BodyText"/>
              <w:rPr>
                <w:del w:id="1511" w:author="Fadih" w:date="2012-08-23T16:49:00Z"/>
              </w:rPr>
            </w:pPr>
            <w:del w:id="1512" w:author="Fadih" w:date="2012-08-23T16:49:00Z">
              <w:r w:rsidRPr="00D96206" w:rsidDel="00B4410C">
                <w:delText>PosVerify</w:delText>
              </w:r>
              <w:bookmarkStart w:id="1513" w:name="_Toc333401364"/>
              <w:bookmarkEnd w:id="1513"/>
            </w:del>
          </w:p>
        </w:tc>
        <w:tc>
          <w:tcPr>
            <w:tcW w:w="1993" w:type="dxa"/>
          </w:tcPr>
          <w:p w:rsidR="00C146DD" w:rsidRDefault="00920EE4">
            <w:pPr>
              <w:pStyle w:val="BodyText"/>
              <w:rPr>
                <w:del w:id="1514" w:author="Fadih" w:date="2012-08-23T16:49:00Z"/>
              </w:rPr>
            </w:pPr>
            <w:del w:id="1515" w:author="Fadih" w:date="2012-08-23T16:49:00Z">
              <w:r w:rsidDel="00B4410C">
                <w:delText>PosVerify.exe</w:delText>
              </w:r>
              <w:bookmarkStart w:id="1516" w:name="_Toc333401365"/>
              <w:bookmarkEnd w:id="1516"/>
            </w:del>
          </w:p>
        </w:tc>
        <w:tc>
          <w:tcPr>
            <w:tcW w:w="2447" w:type="dxa"/>
          </w:tcPr>
          <w:p w:rsidR="00C146DD" w:rsidRDefault="00C146DD">
            <w:pPr>
              <w:pStyle w:val="BodyText"/>
              <w:rPr>
                <w:del w:id="1517" w:author="Fadih" w:date="2012-08-23T16:49:00Z"/>
              </w:rPr>
            </w:pPr>
            <w:bookmarkStart w:id="1518" w:name="_Toc333401366"/>
            <w:bookmarkEnd w:id="1518"/>
          </w:p>
        </w:tc>
        <w:bookmarkStart w:id="1519" w:name="_Toc333401367"/>
        <w:bookmarkEnd w:id="1519"/>
      </w:tr>
      <w:tr w:rsidR="00D96206" w:rsidRPr="00D96206" w:rsidDel="00B4410C" w:rsidTr="00D96206">
        <w:trPr>
          <w:divId w:val="1665861996"/>
          <w:del w:id="1520" w:author="Fadih" w:date="2012-08-23T16:49:00Z"/>
        </w:trPr>
        <w:tc>
          <w:tcPr>
            <w:tcW w:w="4803" w:type="dxa"/>
          </w:tcPr>
          <w:p w:rsidR="00C146DD" w:rsidRDefault="00D96206">
            <w:pPr>
              <w:pStyle w:val="BodyText"/>
              <w:rPr>
                <w:del w:id="1521" w:author="Fadih" w:date="2012-08-23T16:49:00Z"/>
              </w:rPr>
            </w:pPr>
            <w:del w:id="1522" w:author="Fadih" w:date="2012-08-23T16:49:00Z">
              <w:r w:rsidRPr="00D96206" w:rsidDel="00B4410C">
                <w:delText>PromoSrv</w:delText>
              </w:r>
              <w:bookmarkStart w:id="1523" w:name="_Toc333401368"/>
              <w:bookmarkEnd w:id="1523"/>
            </w:del>
          </w:p>
        </w:tc>
        <w:tc>
          <w:tcPr>
            <w:tcW w:w="1993" w:type="dxa"/>
          </w:tcPr>
          <w:p w:rsidR="00C146DD" w:rsidRDefault="00920EE4">
            <w:pPr>
              <w:pStyle w:val="BodyText"/>
              <w:rPr>
                <w:del w:id="1524" w:author="Fadih" w:date="2012-08-23T16:49:00Z"/>
              </w:rPr>
            </w:pPr>
            <w:del w:id="1525" w:author="Fadih" w:date="2012-08-23T16:49:00Z">
              <w:r w:rsidDel="00B4410C">
                <w:delText>PromoSrv.dll</w:delText>
              </w:r>
              <w:bookmarkStart w:id="1526" w:name="_Toc333401369"/>
              <w:bookmarkEnd w:id="1526"/>
            </w:del>
          </w:p>
        </w:tc>
        <w:tc>
          <w:tcPr>
            <w:tcW w:w="2447" w:type="dxa"/>
          </w:tcPr>
          <w:p w:rsidR="00C146DD" w:rsidRDefault="00C146DD">
            <w:pPr>
              <w:pStyle w:val="BodyText"/>
              <w:rPr>
                <w:del w:id="1527" w:author="Fadih" w:date="2012-08-23T16:49:00Z"/>
              </w:rPr>
            </w:pPr>
            <w:bookmarkStart w:id="1528" w:name="_Toc333401370"/>
            <w:bookmarkEnd w:id="1528"/>
          </w:p>
        </w:tc>
        <w:bookmarkStart w:id="1529" w:name="_Toc333401371"/>
        <w:bookmarkEnd w:id="1529"/>
      </w:tr>
      <w:tr w:rsidR="00D96206" w:rsidRPr="00D96206" w:rsidDel="00B4410C" w:rsidTr="00D96206">
        <w:trPr>
          <w:divId w:val="1665861996"/>
          <w:del w:id="1530" w:author="Fadih" w:date="2012-08-23T16:49:00Z"/>
        </w:trPr>
        <w:tc>
          <w:tcPr>
            <w:tcW w:w="4803" w:type="dxa"/>
          </w:tcPr>
          <w:p w:rsidR="00C146DD" w:rsidRDefault="00D96206">
            <w:pPr>
              <w:pStyle w:val="BodyText"/>
              <w:rPr>
                <w:del w:id="1531" w:author="Fadih" w:date="2012-08-23T16:49:00Z"/>
              </w:rPr>
            </w:pPr>
            <w:del w:id="1532" w:author="Fadih" w:date="2012-08-23T16:49:00Z">
              <w:r w:rsidRPr="00D96206" w:rsidDel="00B4410C">
                <w:delText>PRSCtxMgr</w:delText>
              </w:r>
              <w:bookmarkStart w:id="1533" w:name="_Toc333401372"/>
              <w:bookmarkEnd w:id="1533"/>
            </w:del>
          </w:p>
        </w:tc>
        <w:tc>
          <w:tcPr>
            <w:tcW w:w="1993" w:type="dxa"/>
          </w:tcPr>
          <w:p w:rsidR="00C146DD" w:rsidRDefault="00C146DD">
            <w:pPr>
              <w:pStyle w:val="BodyText"/>
              <w:rPr>
                <w:del w:id="1534" w:author="Fadih" w:date="2012-08-23T16:49:00Z"/>
              </w:rPr>
            </w:pPr>
            <w:bookmarkStart w:id="1535" w:name="_Toc333401373"/>
            <w:bookmarkEnd w:id="1535"/>
          </w:p>
        </w:tc>
        <w:tc>
          <w:tcPr>
            <w:tcW w:w="2447" w:type="dxa"/>
          </w:tcPr>
          <w:p w:rsidR="00C146DD" w:rsidRDefault="00C146DD">
            <w:pPr>
              <w:pStyle w:val="BodyText"/>
              <w:rPr>
                <w:del w:id="1536" w:author="Fadih" w:date="2012-08-23T16:49:00Z"/>
              </w:rPr>
            </w:pPr>
            <w:bookmarkStart w:id="1537" w:name="_Toc333401374"/>
            <w:bookmarkEnd w:id="1537"/>
          </w:p>
        </w:tc>
        <w:bookmarkStart w:id="1538" w:name="_Toc333401375"/>
        <w:bookmarkEnd w:id="1538"/>
      </w:tr>
      <w:tr w:rsidR="00D96206" w:rsidRPr="00D96206" w:rsidDel="00B4410C" w:rsidTr="00D96206">
        <w:trPr>
          <w:divId w:val="1665861996"/>
          <w:del w:id="1539" w:author="Fadih" w:date="2012-08-23T16:49:00Z"/>
        </w:trPr>
        <w:tc>
          <w:tcPr>
            <w:tcW w:w="4803" w:type="dxa"/>
          </w:tcPr>
          <w:p w:rsidR="00C146DD" w:rsidRDefault="00D96206">
            <w:pPr>
              <w:pStyle w:val="BodyText"/>
              <w:rPr>
                <w:del w:id="1540" w:author="Fadih" w:date="2012-08-23T16:49:00Z"/>
              </w:rPr>
            </w:pPr>
            <w:del w:id="1541" w:author="Fadih" w:date="2012-08-23T16:49:00Z">
              <w:r w:rsidRPr="00D96206" w:rsidDel="00B4410C">
                <w:delText>prsWideCollection</w:delText>
              </w:r>
              <w:bookmarkStart w:id="1542" w:name="_Toc333401376"/>
              <w:bookmarkEnd w:id="1542"/>
            </w:del>
          </w:p>
        </w:tc>
        <w:tc>
          <w:tcPr>
            <w:tcW w:w="1993" w:type="dxa"/>
          </w:tcPr>
          <w:p w:rsidR="00C146DD" w:rsidRDefault="00C146DD">
            <w:pPr>
              <w:pStyle w:val="BodyText"/>
              <w:rPr>
                <w:del w:id="1543" w:author="Fadih" w:date="2012-08-23T16:49:00Z"/>
              </w:rPr>
            </w:pPr>
            <w:bookmarkStart w:id="1544" w:name="_Toc333401377"/>
            <w:bookmarkEnd w:id="1544"/>
          </w:p>
        </w:tc>
        <w:tc>
          <w:tcPr>
            <w:tcW w:w="2447" w:type="dxa"/>
          </w:tcPr>
          <w:p w:rsidR="00C146DD" w:rsidRDefault="00C146DD">
            <w:pPr>
              <w:pStyle w:val="BodyText"/>
              <w:rPr>
                <w:del w:id="1545" w:author="Fadih" w:date="2012-08-23T16:49:00Z"/>
              </w:rPr>
            </w:pPr>
            <w:bookmarkStart w:id="1546" w:name="_Toc333401378"/>
            <w:bookmarkEnd w:id="1546"/>
          </w:p>
        </w:tc>
        <w:bookmarkStart w:id="1547" w:name="_Toc333401379"/>
        <w:bookmarkEnd w:id="1547"/>
      </w:tr>
      <w:tr w:rsidR="00D96206" w:rsidRPr="00D96206" w:rsidDel="00B4410C" w:rsidTr="00D96206">
        <w:trPr>
          <w:divId w:val="1665861996"/>
          <w:del w:id="1548" w:author="Fadih" w:date="2012-08-23T16:49:00Z"/>
        </w:trPr>
        <w:tc>
          <w:tcPr>
            <w:tcW w:w="4803" w:type="dxa"/>
          </w:tcPr>
          <w:p w:rsidR="00C146DD" w:rsidRDefault="00D96206">
            <w:pPr>
              <w:pStyle w:val="BodyText"/>
              <w:rPr>
                <w:del w:id="1549" w:author="Fadih" w:date="2012-08-23T16:49:00Z"/>
              </w:rPr>
            </w:pPr>
            <w:del w:id="1550" w:author="Fadih" w:date="2012-08-23T16:49:00Z">
              <w:r w:rsidRPr="00D96206" w:rsidDel="00B4410C">
                <w:delText>RemaCustSrv</w:delText>
              </w:r>
              <w:bookmarkStart w:id="1551" w:name="_Toc333401380"/>
              <w:bookmarkEnd w:id="1551"/>
            </w:del>
          </w:p>
        </w:tc>
        <w:tc>
          <w:tcPr>
            <w:tcW w:w="1993" w:type="dxa"/>
          </w:tcPr>
          <w:p w:rsidR="00C146DD" w:rsidRDefault="00C146DD">
            <w:pPr>
              <w:pStyle w:val="BodyText"/>
              <w:rPr>
                <w:del w:id="1552" w:author="Fadih" w:date="2012-08-23T16:49:00Z"/>
              </w:rPr>
            </w:pPr>
            <w:bookmarkStart w:id="1553" w:name="_Toc333401381"/>
            <w:bookmarkEnd w:id="1553"/>
          </w:p>
        </w:tc>
        <w:tc>
          <w:tcPr>
            <w:tcW w:w="2447" w:type="dxa"/>
          </w:tcPr>
          <w:p w:rsidR="00C146DD" w:rsidRDefault="00C146DD">
            <w:pPr>
              <w:pStyle w:val="BodyText"/>
              <w:rPr>
                <w:del w:id="1554" w:author="Fadih" w:date="2012-08-23T16:49:00Z"/>
              </w:rPr>
            </w:pPr>
            <w:bookmarkStart w:id="1555" w:name="_Toc333401382"/>
            <w:bookmarkEnd w:id="1555"/>
          </w:p>
        </w:tc>
        <w:bookmarkStart w:id="1556" w:name="_Toc333401383"/>
        <w:bookmarkEnd w:id="1556"/>
      </w:tr>
      <w:tr w:rsidR="00D96206" w:rsidRPr="00D96206" w:rsidDel="00B4410C" w:rsidTr="00D96206">
        <w:trPr>
          <w:divId w:val="1665861996"/>
          <w:del w:id="1557" w:author="Fadih" w:date="2012-08-23T16:49:00Z"/>
        </w:trPr>
        <w:tc>
          <w:tcPr>
            <w:tcW w:w="4803" w:type="dxa"/>
          </w:tcPr>
          <w:p w:rsidR="00C146DD" w:rsidRDefault="00D96206">
            <w:pPr>
              <w:pStyle w:val="BodyText"/>
              <w:rPr>
                <w:del w:id="1558" w:author="Fadih" w:date="2012-08-23T16:49:00Z"/>
              </w:rPr>
            </w:pPr>
            <w:del w:id="1559" w:author="Fadih" w:date="2012-08-23T16:49:00Z">
              <w:r w:rsidRPr="00D96206" w:rsidDel="00B4410C">
                <w:delText>RMOSRVLib</w:delText>
              </w:r>
              <w:bookmarkStart w:id="1560" w:name="_Toc333401384"/>
              <w:bookmarkEnd w:id="1560"/>
            </w:del>
          </w:p>
        </w:tc>
        <w:tc>
          <w:tcPr>
            <w:tcW w:w="1993" w:type="dxa"/>
          </w:tcPr>
          <w:p w:rsidR="00C146DD" w:rsidRDefault="00C146DD">
            <w:pPr>
              <w:pStyle w:val="BodyText"/>
              <w:rPr>
                <w:del w:id="1561" w:author="Fadih" w:date="2012-08-23T16:49:00Z"/>
              </w:rPr>
            </w:pPr>
            <w:bookmarkStart w:id="1562" w:name="_Toc333401385"/>
            <w:bookmarkEnd w:id="1562"/>
          </w:p>
        </w:tc>
        <w:tc>
          <w:tcPr>
            <w:tcW w:w="2447" w:type="dxa"/>
          </w:tcPr>
          <w:p w:rsidR="00C146DD" w:rsidRDefault="00C146DD">
            <w:pPr>
              <w:pStyle w:val="BodyText"/>
              <w:rPr>
                <w:del w:id="1563" w:author="Fadih" w:date="2012-08-23T16:49:00Z"/>
              </w:rPr>
            </w:pPr>
            <w:bookmarkStart w:id="1564" w:name="_Toc333401386"/>
            <w:bookmarkEnd w:id="1564"/>
          </w:p>
        </w:tc>
        <w:bookmarkStart w:id="1565" w:name="_Toc333401387"/>
        <w:bookmarkEnd w:id="1565"/>
      </w:tr>
      <w:tr w:rsidR="00D96206" w:rsidRPr="00D96206" w:rsidDel="00B4410C" w:rsidTr="00D96206">
        <w:trPr>
          <w:divId w:val="1665861996"/>
          <w:del w:id="1566" w:author="Fadih" w:date="2012-08-23T16:49:00Z"/>
        </w:trPr>
        <w:tc>
          <w:tcPr>
            <w:tcW w:w="4803" w:type="dxa"/>
          </w:tcPr>
          <w:p w:rsidR="00C146DD" w:rsidRDefault="00D96206">
            <w:pPr>
              <w:pStyle w:val="BodyText"/>
              <w:rPr>
                <w:del w:id="1567" w:author="Fadih" w:date="2012-08-23T16:49:00Z"/>
              </w:rPr>
            </w:pPr>
            <w:del w:id="1568" w:author="Fadih" w:date="2012-08-23T16:49:00Z">
              <w:r w:rsidRPr="00D96206" w:rsidDel="00B4410C">
                <w:delText>SideShow</w:delText>
              </w:r>
              <w:bookmarkStart w:id="1569" w:name="_Toc333401388"/>
              <w:bookmarkEnd w:id="1569"/>
            </w:del>
          </w:p>
        </w:tc>
        <w:tc>
          <w:tcPr>
            <w:tcW w:w="1993" w:type="dxa"/>
          </w:tcPr>
          <w:p w:rsidR="00C146DD" w:rsidRDefault="00C146DD">
            <w:pPr>
              <w:pStyle w:val="BodyText"/>
              <w:rPr>
                <w:del w:id="1570" w:author="Fadih" w:date="2012-08-23T16:49:00Z"/>
              </w:rPr>
            </w:pPr>
            <w:bookmarkStart w:id="1571" w:name="_Toc333401389"/>
            <w:bookmarkEnd w:id="1571"/>
          </w:p>
        </w:tc>
        <w:tc>
          <w:tcPr>
            <w:tcW w:w="2447" w:type="dxa"/>
          </w:tcPr>
          <w:p w:rsidR="00C146DD" w:rsidRDefault="00C146DD">
            <w:pPr>
              <w:pStyle w:val="BodyText"/>
              <w:rPr>
                <w:del w:id="1572" w:author="Fadih" w:date="2012-08-23T16:49:00Z"/>
              </w:rPr>
            </w:pPr>
            <w:bookmarkStart w:id="1573" w:name="_Toc333401390"/>
            <w:bookmarkEnd w:id="1573"/>
          </w:p>
        </w:tc>
        <w:bookmarkStart w:id="1574" w:name="_Toc333401391"/>
        <w:bookmarkEnd w:id="1574"/>
      </w:tr>
      <w:tr w:rsidR="00D96206" w:rsidRPr="00D96206" w:rsidDel="00B4410C" w:rsidTr="00D96206">
        <w:trPr>
          <w:divId w:val="1665861996"/>
          <w:del w:id="1575" w:author="Fadih" w:date="2012-08-23T16:49:00Z"/>
        </w:trPr>
        <w:tc>
          <w:tcPr>
            <w:tcW w:w="4803" w:type="dxa"/>
          </w:tcPr>
          <w:p w:rsidR="00C146DD" w:rsidRDefault="00D96206">
            <w:pPr>
              <w:pStyle w:val="BodyText"/>
              <w:rPr>
                <w:del w:id="1576" w:author="Fadih" w:date="2012-08-23T16:49:00Z"/>
              </w:rPr>
            </w:pPr>
            <w:del w:id="1577" w:author="Fadih" w:date="2012-08-23T16:49:00Z">
              <w:r w:rsidRPr="00D96206" w:rsidDel="00B4410C">
                <w:delText>SIGCAPDISPLAYLib</w:delText>
              </w:r>
              <w:bookmarkStart w:id="1578" w:name="_Toc333401392"/>
              <w:bookmarkEnd w:id="1578"/>
            </w:del>
          </w:p>
        </w:tc>
        <w:tc>
          <w:tcPr>
            <w:tcW w:w="1993" w:type="dxa"/>
          </w:tcPr>
          <w:p w:rsidR="00C146DD" w:rsidRDefault="00C146DD">
            <w:pPr>
              <w:pStyle w:val="BodyText"/>
              <w:rPr>
                <w:del w:id="1579" w:author="Fadih" w:date="2012-08-23T16:49:00Z"/>
              </w:rPr>
            </w:pPr>
            <w:bookmarkStart w:id="1580" w:name="_Toc333401393"/>
            <w:bookmarkEnd w:id="1580"/>
          </w:p>
        </w:tc>
        <w:tc>
          <w:tcPr>
            <w:tcW w:w="2447" w:type="dxa"/>
          </w:tcPr>
          <w:p w:rsidR="00C146DD" w:rsidRDefault="00C146DD">
            <w:pPr>
              <w:pStyle w:val="BodyText"/>
              <w:rPr>
                <w:del w:id="1581" w:author="Fadih" w:date="2012-08-23T16:49:00Z"/>
              </w:rPr>
            </w:pPr>
            <w:bookmarkStart w:id="1582" w:name="_Toc333401394"/>
            <w:bookmarkEnd w:id="1582"/>
          </w:p>
        </w:tc>
        <w:bookmarkStart w:id="1583" w:name="_Toc333401395"/>
        <w:bookmarkEnd w:id="1583"/>
      </w:tr>
      <w:tr w:rsidR="00D96206" w:rsidRPr="00D96206" w:rsidDel="00B4410C" w:rsidTr="00D96206">
        <w:trPr>
          <w:divId w:val="1665861996"/>
          <w:del w:id="1584" w:author="Fadih" w:date="2012-08-23T16:49:00Z"/>
        </w:trPr>
        <w:tc>
          <w:tcPr>
            <w:tcW w:w="4803" w:type="dxa"/>
          </w:tcPr>
          <w:p w:rsidR="00C146DD" w:rsidRDefault="00D96206">
            <w:pPr>
              <w:pStyle w:val="BodyText"/>
              <w:rPr>
                <w:del w:id="1585" w:author="Fadih" w:date="2012-08-23T16:49:00Z"/>
              </w:rPr>
            </w:pPr>
            <w:del w:id="1586" w:author="Fadih" w:date="2012-08-23T16:49:00Z">
              <w:r w:rsidRPr="00D96206" w:rsidDel="00B4410C">
                <w:delText>SPRcv</w:delText>
              </w:r>
              <w:bookmarkStart w:id="1587" w:name="_Toc333401396"/>
              <w:bookmarkEnd w:id="1587"/>
            </w:del>
          </w:p>
        </w:tc>
        <w:tc>
          <w:tcPr>
            <w:tcW w:w="1993" w:type="dxa"/>
          </w:tcPr>
          <w:p w:rsidR="00C146DD" w:rsidRDefault="00920EE4">
            <w:pPr>
              <w:pStyle w:val="BodyText"/>
              <w:rPr>
                <w:del w:id="1588" w:author="Fadih" w:date="2012-08-23T16:49:00Z"/>
              </w:rPr>
            </w:pPr>
            <w:del w:id="1589" w:author="Fadih" w:date="2012-08-23T16:49:00Z">
              <w:r w:rsidDel="00B4410C">
                <w:delText>SPRcv.exe</w:delText>
              </w:r>
              <w:bookmarkStart w:id="1590" w:name="_Toc333401397"/>
              <w:bookmarkEnd w:id="1590"/>
            </w:del>
          </w:p>
        </w:tc>
        <w:tc>
          <w:tcPr>
            <w:tcW w:w="2447" w:type="dxa"/>
          </w:tcPr>
          <w:p w:rsidR="00C146DD" w:rsidRDefault="00C146DD">
            <w:pPr>
              <w:pStyle w:val="BodyText"/>
              <w:rPr>
                <w:del w:id="1591" w:author="Fadih" w:date="2012-08-23T16:49:00Z"/>
              </w:rPr>
            </w:pPr>
            <w:bookmarkStart w:id="1592" w:name="_Toc333401398"/>
            <w:bookmarkEnd w:id="1592"/>
          </w:p>
        </w:tc>
        <w:bookmarkStart w:id="1593" w:name="_Toc333401399"/>
        <w:bookmarkEnd w:id="1593"/>
      </w:tr>
      <w:tr w:rsidR="00D96206" w:rsidRPr="00D96206" w:rsidDel="00B4410C" w:rsidTr="00D96206">
        <w:trPr>
          <w:divId w:val="1665861996"/>
          <w:del w:id="1594" w:author="Fadih" w:date="2012-08-23T16:49:00Z"/>
        </w:trPr>
        <w:tc>
          <w:tcPr>
            <w:tcW w:w="4803" w:type="dxa"/>
          </w:tcPr>
          <w:p w:rsidR="00C146DD" w:rsidRDefault="00D96206">
            <w:pPr>
              <w:pStyle w:val="BodyText"/>
              <w:rPr>
                <w:del w:id="1595" w:author="Fadih" w:date="2012-08-23T16:49:00Z"/>
              </w:rPr>
            </w:pPr>
            <w:del w:id="1596" w:author="Fadih" w:date="2012-08-23T16:49:00Z">
              <w:r w:rsidRPr="00D96206" w:rsidDel="00B4410C">
                <w:delText>StorePointMSMQ</w:delText>
              </w:r>
              <w:bookmarkStart w:id="1597" w:name="_Toc333401400"/>
              <w:bookmarkEnd w:id="1597"/>
            </w:del>
          </w:p>
        </w:tc>
        <w:tc>
          <w:tcPr>
            <w:tcW w:w="1993" w:type="dxa"/>
          </w:tcPr>
          <w:p w:rsidR="00C146DD" w:rsidRDefault="00C146DD">
            <w:pPr>
              <w:pStyle w:val="BodyText"/>
              <w:rPr>
                <w:del w:id="1598" w:author="Fadih" w:date="2012-08-23T16:49:00Z"/>
              </w:rPr>
            </w:pPr>
            <w:bookmarkStart w:id="1599" w:name="_Toc333401401"/>
            <w:bookmarkEnd w:id="1599"/>
          </w:p>
        </w:tc>
        <w:tc>
          <w:tcPr>
            <w:tcW w:w="2447" w:type="dxa"/>
          </w:tcPr>
          <w:p w:rsidR="00C146DD" w:rsidRDefault="00C146DD">
            <w:pPr>
              <w:pStyle w:val="BodyText"/>
              <w:rPr>
                <w:del w:id="1600" w:author="Fadih" w:date="2012-08-23T16:49:00Z"/>
              </w:rPr>
            </w:pPr>
            <w:bookmarkStart w:id="1601" w:name="_Toc333401402"/>
            <w:bookmarkEnd w:id="1601"/>
          </w:p>
        </w:tc>
        <w:bookmarkStart w:id="1602" w:name="_Toc333401403"/>
        <w:bookmarkEnd w:id="1602"/>
      </w:tr>
      <w:tr w:rsidR="00920EE4" w:rsidRPr="00D96206" w:rsidDel="00B4410C" w:rsidTr="00D96206">
        <w:trPr>
          <w:divId w:val="1665861996"/>
          <w:del w:id="1603" w:author="Fadih" w:date="2012-08-23T16:49:00Z"/>
        </w:trPr>
        <w:tc>
          <w:tcPr>
            <w:tcW w:w="4803" w:type="dxa"/>
          </w:tcPr>
          <w:p w:rsidR="00C146DD" w:rsidRDefault="00920EE4">
            <w:pPr>
              <w:pStyle w:val="BodyText"/>
              <w:rPr>
                <w:del w:id="1604" w:author="Fadih" w:date="2012-08-23T16:49:00Z"/>
              </w:rPr>
            </w:pPr>
            <w:del w:id="1605" w:author="Fadih" w:date="2012-08-23T16:49:00Z">
              <w:r w:rsidDel="00B4410C">
                <w:delText>StreamSrv</w:delText>
              </w:r>
              <w:bookmarkStart w:id="1606" w:name="_Toc333401404"/>
              <w:bookmarkEnd w:id="1606"/>
            </w:del>
          </w:p>
        </w:tc>
        <w:tc>
          <w:tcPr>
            <w:tcW w:w="1993" w:type="dxa"/>
          </w:tcPr>
          <w:p w:rsidR="00C146DD" w:rsidRDefault="00920EE4">
            <w:pPr>
              <w:pStyle w:val="BodyText"/>
              <w:rPr>
                <w:del w:id="1607" w:author="Fadih" w:date="2012-08-23T16:49:00Z"/>
              </w:rPr>
            </w:pPr>
            <w:del w:id="1608" w:author="Fadih" w:date="2012-08-23T16:49:00Z">
              <w:r w:rsidDel="00B4410C">
                <w:delText>SreamSrv.dll</w:delText>
              </w:r>
              <w:bookmarkStart w:id="1609" w:name="_Toc333401405"/>
              <w:bookmarkEnd w:id="1609"/>
            </w:del>
          </w:p>
        </w:tc>
        <w:tc>
          <w:tcPr>
            <w:tcW w:w="2447" w:type="dxa"/>
          </w:tcPr>
          <w:p w:rsidR="00C146DD" w:rsidRDefault="00C146DD">
            <w:pPr>
              <w:pStyle w:val="BodyText"/>
              <w:rPr>
                <w:del w:id="1610" w:author="Fadih" w:date="2012-08-23T16:49:00Z"/>
              </w:rPr>
            </w:pPr>
            <w:bookmarkStart w:id="1611" w:name="_Toc333401406"/>
            <w:bookmarkEnd w:id="1611"/>
          </w:p>
        </w:tc>
        <w:bookmarkStart w:id="1612" w:name="_Toc333401407"/>
        <w:bookmarkEnd w:id="1612"/>
      </w:tr>
      <w:tr w:rsidR="00920EE4" w:rsidRPr="00D96206" w:rsidDel="00B4410C" w:rsidTr="00D96206">
        <w:trPr>
          <w:divId w:val="1665861996"/>
          <w:del w:id="1613" w:author="Fadih" w:date="2012-08-23T16:49:00Z"/>
        </w:trPr>
        <w:tc>
          <w:tcPr>
            <w:tcW w:w="4803" w:type="dxa"/>
          </w:tcPr>
          <w:p w:rsidR="00C146DD" w:rsidRDefault="00920EE4">
            <w:pPr>
              <w:pStyle w:val="BodyText"/>
              <w:rPr>
                <w:del w:id="1614" w:author="Fadih" w:date="2012-08-23T16:49:00Z"/>
              </w:rPr>
            </w:pPr>
            <w:del w:id="1615" w:author="Fadih" w:date="2012-08-23T16:49:00Z">
              <w:r w:rsidRPr="00D96206" w:rsidDel="00B4410C">
                <w:delText>StreamFreeSrv</w:delText>
              </w:r>
              <w:bookmarkStart w:id="1616" w:name="_Toc333401408"/>
              <w:bookmarkEnd w:id="1616"/>
            </w:del>
          </w:p>
        </w:tc>
        <w:tc>
          <w:tcPr>
            <w:tcW w:w="1993" w:type="dxa"/>
          </w:tcPr>
          <w:p w:rsidR="00C146DD" w:rsidRDefault="00920EE4">
            <w:pPr>
              <w:pStyle w:val="BodyText"/>
              <w:rPr>
                <w:del w:id="1617" w:author="Fadih" w:date="2012-08-23T16:49:00Z"/>
              </w:rPr>
            </w:pPr>
            <w:del w:id="1618" w:author="Fadih" w:date="2012-08-23T16:49:00Z">
              <w:r w:rsidRPr="00D96206" w:rsidDel="00B4410C">
                <w:delText>StreamFreeSrv</w:delText>
              </w:r>
              <w:r w:rsidDel="00B4410C">
                <w:delText>.dll</w:delText>
              </w:r>
              <w:bookmarkStart w:id="1619" w:name="_Toc333401409"/>
              <w:bookmarkEnd w:id="1619"/>
            </w:del>
          </w:p>
        </w:tc>
        <w:tc>
          <w:tcPr>
            <w:tcW w:w="2447" w:type="dxa"/>
          </w:tcPr>
          <w:p w:rsidR="00C146DD" w:rsidRDefault="00C146DD">
            <w:pPr>
              <w:pStyle w:val="BodyText"/>
              <w:rPr>
                <w:del w:id="1620" w:author="Fadih" w:date="2012-08-23T16:49:00Z"/>
              </w:rPr>
            </w:pPr>
            <w:bookmarkStart w:id="1621" w:name="_Toc333401410"/>
            <w:bookmarkEnd w:id="1621"/>
          </w:p>
        </w:tc>
        <w:bookmarkStart w:id="1622" w:name="_Toc333401411"/>
        <w:bookmarkEnd w:id="1622"/>
      </w:tr>
      <w:tr w:rsidR="00920EE4" w:rsidRPr="00D96206" w:rsidDel="00B4410C" w:rsidTr="00D96206">
        <w:trPr>
          <w:divId w:val="1665861996"/>
          <w:del w:id="1623" w:author="Fadih" w:date="2012-08-23T16:49:00Z"/>
        </w:trPr>
        <w:tc>
          <w:tcPr>
            <w:tcW w:w="4803" w:type="dxa"/>
          </w:tcPr>
          <w:p w:rsidR="00C146DD" w:rsidRDefault="00920EE4">
            <w:pPr>
              <w:pStyle w:val="BodyText"/>
              <w:rPr>
                <w:del w:id="1624" w:author="Fadih" w:date="2012-08-23T16:49:00Z"/>
              </w:rPr>
            </w:pPr>
            <w:del w:id="1625" w:author="Fadih" w:date="2012-08-23T16:49:00Z">
              <w:r w:rsidRPr="00D96206" w:rsidDel="00B4410C">
                <w:delText>SVC</w:delText>
              </w:r>
              <w:bookmarkStart w:id="1626" w:name="_Toc333401412"/>
              <w:bookmarkEnd w:id="1626"/>
            </w:del>
          </w:p>
        </w:tc>
        <w:tc>
          <w:tcPr>
            <w:tcW w:w="1993" w:type="dxa"/>
          </w:tcPr>
          <w:p w:rsidR="00C146DD" w:rsidRDefault="00C146DD">
            <w:pPr>
              <w:pStyle w:val="BodyText"/>
              <w:rPr>
                <w:del w:id="1627" w:author="Fadih" w:date="2012-08-23T16:49:00Z"/>
              </w:rPr>
            </w:pPr>
            <w:bookmarkStart w:id="1628" w:name="_Toc333401413"/>
            <w:bookmarkEnd w:id="1628"/>
          </w:p>
        </w:tc>
        <w:tc>
          <w:tcPr>
            <w:tcW w:w="2447" w:type="dxa"/>
          </w:tcPr>
          <w:p w:rsidR="00C146DD" w:rsidRDefault="00C146DD">
            <w:pPr>
              <w:pStyle w:val="BodyText"/>
              <w:rPr>
                <w:del w:id="1629" w:author="Fadih" w:date="2012-08-23T16:49:00Z"/>
              </w:rPr>
            </w:pPr>
            <w:bookmarkStart w:id="1630" w:name="_Toc333401414"/>
            <w:bookmarkEnd w:id="1630"/>
          </w:p>
        </w:tc>
        <w:bookmarkStart w:id="1631" w:name="_Toc333401415"/>
        <w:bookmarkEnd w:id="1631"/>
      </w:tr>
      <w:tr w:rsidR="00920EE4" w:rsidRPr="00D96206" w:rsidDel="00B4410C" w:rsidTr="00D96206">
        <w:trPr>
          <w:divId w:val="1665861996"/>
          <w:del w:id="1632" w:author="Fadih" w:date="2012-08-23T16:49:00Z"/>
        </w:trPr>
        <w:tc>
          <w:tcPr>
            <w:tcW w:w="4803" w:type="dxa"/>
          </w:tcPr>
          <w:p w:rsidR="00C146DD" w:rsidRDefault="00920EE4">
            <w:pPr>
              <w:pStyle w:val="BodyText"/>
              <w:rPr>
                <w:del w:id="1633" w:author="Fadih" w:date="2012-08-23T16:49:00Z"/>
              </w:rPr>
            </w:pPr>
            <w:del w:id="1634" w:author="Fadih" w:date="2012-08-23T16:49:00Z">
              <w:r w:rsidRPr="00D96206" w:rsidDel="00B4410C">
                <w:delText>TcpDirect</w:delText>
              </w:r>
              <w:bookmarkStart w:id="1635" w:name="_Toc333401416"/>
              <w:bookmarkEnd w:id="1635"/>
            </w:del>
          </w:p>
        </w:tc>
        <w:tc>
          <w:tcPr>
            <w:tcW w:w="1993" w:type="dxa"/>
          </w:tcPr>
          <w:p w:rsidR="00C146DD" w:rsidRDefault="00920EE4">
            <w:pPr>
              <w:pStyle w:val="BodyText"/>
              <w:rPr>
                <w:del w:id="1636" w:author="Fadih" w:date="2012-08-23T16:49:00Z"/>
              </w:rPr>
            </w:pPr>
            <w:del w:id="1637" w:author="Fadih" w:date="2012-08-23T16:49:00Z">
              <w:r w:rsidDel="00B4410C">
                <w:delText>TcpDirect.dll</w:delText>
              </w:r>
              <w:bookmarkStart w:id="1638" w:name="_Toc333401417"/>
              <w:bookmarkEnd w:id="1638"/>
            </w:del>
          </w:p>
        </w:tc>
        <w:tc>
          <w:tcPr>
            <w:tcW w:w="2447" w:type="dxa"/>
          </w:tcPr>
          <w:p w:rsidR="00C146DD" w:rsidRDefault="00C146DD">
            <w:pPr>
              <w:pStyle w:val="BodyText"/>
              <w:rPr>
                <w:del w:id="1639" w:author="Fadih" w:date="2012-08-23T16:49:00Z"/>
              </w:rPr>
            </w:pPr>
            <w:bookmarkStart w:id="1640" w:name="_Toc333401418"/>
            <w:bookmarkEnd w:id="1640"/>
          </w:p>
        </w:tc>
        <w:bookmarkStart w:id="1641" w:name="_Toc333401419"/>
        <w:bookmarkEnd w:id="1641"/>
      </w:tr>
      <w:tr w:rsidR="00920EE4" w:rsidRPr="00D96206" w:rsidDel="00B4410C" w:rsidTr="00D96206">
        <w:trPr>
          <w:divId w:val="1665861996"/>
          <w:del w:id="1642" w:author="Fadih" w:date="2012-08-23T16:49:00Z"/>
        </w:trPr>
        <w:tc>
          <w:tcPr>
            <w:tcW w:w="4803" w:type="dxa"/>
          </w:tcPr>
          <w:p w:rsidR="00C146DD" w:rsidRDefault="00920EE4">
            <w:pPr>
              <w:pStyle w:val="BodyText"/>
              <w:rPr>
                <w:del w:id="1643" w:author="Fadih" w:date="2012-08-23T16:49:00Z"/>
              </w:rPr>
            </w:pPr>
            <w:del w:id="1644" w:author="Fadih" w:date="2012-08-23T16:49:00Z">
              <w:r w:rsidRPr="00D96206" w:rsidDel="00B4410C">
                <w:delText>BTNENHLib</w:delText>
              </w:r>
              <w:r w:rsidDel="00B4410C">
                <w:delText>4</w:delText>
              </w:r>
              <w:bookmarkStart w:id="1645" w:name="_Toc333401420"/>
              <w:bookmarkEnd w:id="1645"/>
            </w:del>
          </w:p>
        </w:tc>
        <w:tc>
          <w:tcPr>
            <w:tcW w:w="1993" w:type="dxa"/>
          </w:tcPr>
          <w:p w:rsidR="00C146DD" w:rsidRDefault="00920EE4">
            <w:pPr>
              <w:pStyle w:val="BodyText"/>
              <w:rPr>
                <w:del w:id="1646" w:author="Fadih" w:date="2012-08-23T16:49:00Z"/>
              </w:rPr>
            </w:pPr>
            <w:del w:id="1647" w:author="Fadih" w:date="2012-08-23T16:49:00Z">
              <w:r w:rsidDel="00B4410C">
                <w:delText>3dabm7u.ocx</w:delText>
              </w:r>
              <w:bookmarkStart w:id="1648" w:name="_Toc333401421"/>
              <w:bookmarkEnd w:id="1648"/>
            </w:del>
          </w:p>
        </w:tc>
        <w:tc>
          <w:tcPr>
            <w:tcW w:w="2447" w:type="dxa"/>
          </w:tcPr>
          <w:p w:rsidR="00C146DD" w:rsidRDefault="00C146DD">
            <w:pPr>
              <w:pStyle w:val="BodyText"/>
              <w:rPr>
                <w:del w:id="1649" w:author="Fadih" w:date="2012-08-23T16:49:00Z"/>
              </w:rPr>
            </w:pPr>
            <w:bookmarkStart w:id="1650" w:name="_Toc333401422"/>
            <w:bookmarkEnd w:id="1650"/>
          </w:p>
        </w:tc>
        <w:bookmarkStart w:id="1651" w:name="_Toc333401423"/>
        <w:bookmarkEnd w:id="1651"/>
      </w:tr>
      <w:tr w:rsidR="00920EE4" w:rsidRPr="00D96206" w:rsidDel="00B4410C" w:rsidTr="00D96206">
        <w:trPr>
          <w:divId w:val="1665861996"/>
          <w:del w:id="1652" w:author="Fadih" w:date="2012-08-23T16:49:00Z"/>
        </w:trPr>
        <w:tc>
          <w:tcPr>
            <w:tcW w:w="4803" w:type="dxa"/>
          </w:tcPr>
          <w:p w:rsidR="00C146DD" w:rsidRDefault="00920EE4">
            <w:pPr>
              <w:pStyle w:val="BodyText"/>
              <w:rPr>
                <w:del w:id="1653" w:author="Fadih" w:date="2012-08-23T16:49:00Z"/>
              </w:rPr>
            </w:pPr>
            <w:del w:id="1654" w:author="Fadih" w:date="2012-08-23T16:49:00Z">
              <w:r w:rsidDel="00B4410C">
                <w:delText>Eservices</w:delText>
              </w:r>
              <w:bookmarkStart w:id="1655" w:name="_Toc333401424"/>
              <w:bookmarkEnd w:id="1655"/>
            </w:del>
          </w:p>
        </w:tc>
        <w:tc>
          <w:tcPr>
            <w:tcW w:w="1993" w:type="dxa"/>
          </w:tcPr>
          <w:p w:rsidR="00C146DD" w:rsidRDefault="00920EE4">
            <w:pPr>
              <w:pStyle w:val="BodyText"/>
              <w:rPr>
                <w:del w:id="1656" w:author="Fadih" w:date="2012-08-23T16:49:00Z"/>
              </w:rPr>
            </w:pPr>
            <w:del w:id="1657" w:author="Fadih" w:date="2012-08-23T16:49:00Z">
              <w:r w:rsidDel="00B4410C">
                <w:delText>Eservices.exe</w:delText>
              </w:r>
              <w:bookmarkStart w:id="1658" w:name="_Toc333401425"/>
              <w:bookmarkEnd w:id="1658"/>
            </w:del>
          </w:p>
        </w:tc>
        <w:tc>
          <w:tcPr>
            <w:tcW w:w="2447" w:type="dxa"/>
          </w:tcPr>
          <w:p w:rsidR="00C146DD" w:rsidRDefault="00C146DD">
            <w:pPr>
              <w:pStyle w:val="BodyText"/>
              <w:rPr>
                <w:del w:id="1659" w:author="Fadih" w:date="2012-08-23T16:49:00Z"/>
              </w:rPr>
            </w:pPr>
            <w:bookmarkStart w:id="1660" w:name="_Toc333401426"/>
            <w:bookmarkEnd w:id="1660"/>
          </w:p>
        </w:tc>
        <w:bookmarkStart w:id="1661" w:name="_Toc333401427"/>
        <w:bookmarkEnd w:id="1661"/>
      </w:tr>
      <w:tr w:rsidR="00920EE4" w:rsidRPr="00D96206" w:rsidDel="00B4410C" w:rsidTr="00D96206">
        <w:trPr>
          <w:divId w:val="1665861996"/>
          <w:del w:id="1662" w:author="Fadih" w:date="2012-08-23T16:49:00Z"/>
        </w:trPr>
        <w:tc>
          <w:tcPr>
            <w:tcW w:w="4803" w:type="dxa"/>
          </w:tcPr>
          <w:p w:rsidR="00C146DD" w:rsidRDefault="00C146DD">
            <w:pPr>
              <w:pStyle w:val="BodyText"/>
              <w:rPr>
                <w:del w:id="1663" w:author="Fadih" w:date="2012-08-23T16:49:00Z"/>
              </w:rPr>
            </w:pPr>
            <w:bookmarkStart w:id="1664" w:name="_Toc333401428"/>
            <w:bookmarkEnd w:id="1664"/>
          </w:p>
        </w:tc>
        <w:tc>
          <w:tcPr>
            <w:tcW w:w="1993" w:type="dxa"/>
          </w:tcPr>
          <w:p w:rsidR="00C146DD" w:rsidRDefault="00C146DD">
            <w:pPr>
              <w:pStyle w:val="BodyText"/>
              <w:rPr>
                <w:del w:id="1665" w:author="Fadih" w:date="2012-08-23T16:49:00Z"/>
              </w:rPr>
            </w:pPr>
            <w:bookmarkStart w:id="1666" w:name="_Toc333401429"/>
            <w:bookmarkEnd w:id="1666"/>
          </w:p>
        </w:tc>
        <w:tc>
          <w:tcPr>
            <w:tcW w:w="2447" w:type="dxa"/>
          </w:tcPr>
          <w:p w:rsidR="00C146DD" w:rsidRDefault="00C146DD">
            <w:pPr>
              <w:pStyle w:val="BodyText"/>
              <w:rPr>
                <w:del w:id="1667" w:author="Fadih" w:date="2012-08-23T16:49:00Z"/>
              </w:rPr>
            </w:pPr>
            <w:bookmarkStart w:id="1668" w:name="_Toc333401430"/>
            <w:bookmarkEnd w:id="1668"/>
          </w:p>
        </w:tc>
        <w:bookmarkStart w:id="1669" w:name="_Toc333401431"/>
        <w:bookmarkEnd w:id="1669"/>
      </w:tr>
      <w:tr w:rsidR="00920EE4" w:rsidRPr="00D96206" w:rsidDel="00B4410C" w:rsidTr="00D96206">
        <w:trPr>
          <w:divId w:val="1665861996"/>
          <w:del w:id="1670" w:author="Fadih" w:date="2012-08-23T16:49:00Z"/>
        </w:trPr>
        <w:tc>
          <w:tcPr>
            <w:tcW w:w="4803" w:type="dxa"/>
          </w:tcPr>
          <w:p w:rsidR="00C146DD" w:rsidRDefault="00C146DD">
            <w:pPr>
              <w:pStyle w:val="BodyText"/>
              <w:rPr>
                <w:del w:id="1671" w:author="Fadih" w:date="2012-08-23T16:49:00Z"/>
              </w:rPr>
            </w:pPr>
            <w:bookmarkStart w:id="1672" w:name="_Toc333401432"/>
            <w:bookmarkEnd w:id="1672"/>
          </w:p>
        </w:tc>
        <w:tc>
          <w:tcPr>
            <w:tcW w:w="1993" w:type="dxa"/>
          </w:tcPr>
          <w:p w:rsidR="00C146DD" w:rsidRDefault="00C146DD">
            <w:pPr>
              <w:pStyle w:val="BodyText"/>
              <w:rPr>
                <w:del w:id="1673" w:author="Fadih" w:date="2012-08-23T16:49:00Z"/>
              </w:rPr>
            </w:pPr>
            <w:bookmarkStart w:id="1674" w:name="_Toc333401433"/>
            <w:bookmarkEnd w:id="1674"/>
          </w:p>
        </w:tc>
        <w:tc>
          <w:tcPr>
            <w:tcW w:w="2447" w:type="dxa"/>
          </w:tcPr>
          <w:p w:rsidR="00C146DD" w:rsidRDefault="00C146DD">
            <w:pPr>
              <w:pStyle w:val="BodyText"/>
              <w:rPr>
                <w:del w:id="1675" w:author="Fadih" w:date="2012-08-23T16:49:00Z"/>
              </w:rPr>
            </w:pPr>
            <w:bookmarkStart w:id="1676" w:name="_Toc333401434"/>
            <w:bookmarkEnd w:id="1676"/>
          </w:p>
        </w:tc>
        <w:bookmarkStart w:id="1677" w:name="_Toc333401435"/>
        <w:bookmarkEnd w:id="1677"/>
      </w:tr>
      <w:tr w:rsidR="00920EE4" w:rsidRPr="00D96206" w:rsidDel="00B4410C" w:rsidTr="00D96206">
        <w:trPr>
          <w:divId w:val="1665861996"/>
          <w:del w:id="1678" w:author="Fadih" w:date="2012-08-23T16:49:00Z"/>
        </w:trPr>
        <w:tc>
          <w:tcPr>
            <w:tcW w:w="4803" w:type="dxa"/>
          </w:tcPr>
          <w:p w:rsidR="00C146DD" w:rsidRDefault="00C146DD">
            <w:pPr>
              <w:pStyle w:val="BodyText"/>
              <w:rPr>
                <w:del w:id="1679" w:author="Fadih" w:date="2012-08-23T16:49:00Z"/>
              </w:rPr>
            </w:pPr>
            <w:bookmarkStart w:id="1680" w:name="_Toc333401436"/>
            <w:bookmarkEnd w:id="1680"/>
          </w:p>
        </w:tc>
        <w:tc>
          <w:tcPr>
            <w:tcW w:w="1993" w:type="dxa"/>
          </w:tcPr>
          <w:p w:rsidR="00C146DD" w:rsidRDefault="00C146DD">
            <w:pPr>
              <w:pStyle w:val="BodyText"/>
              <w:rPr>
                <w:del w:id="1681" w:author="Fadih" w:date="2012-08-23T16:49:00Z"/>
              </w:rPr>
            </w:pPr>
            <w:bookmarkStart w:id="1682" w:name="_Toc333401437"/>
            <w:bookmarkEnd w:id="1682"/>
          </w:p>
        </w:tc>
        <w:tc>
          <w:tcPr>
            <w:tcW w:w="2447" w:type="dxa"/>
          </w:tcPr>
          <w:p w:rsidR="00C146DD" w:rsidRDefault="00C146DD">
            <w:pPr>
              <w:pStyle w:val="BodyText"/>
              <w:rPr>
                <w:del w:id="1683" w:author="Fadih" w:date="2012-08-23T16:49:00Z"/>
              </w:rPr>
            </w:pPr>
            <w:bookmarkStart w:id="1684" w:name="_Toc333401438"/>
            <w:bookmarkEnd w:id="1684"/>
          </w:p>
        </w:tc>
        <w:bookmarkStart w:id="1685" w:name="_Toc333401439"/>
        <w:bookmarkEnd w:id="1685"/>
      </w:tr>
      <w:tr w:rsidR="00920EE4" w:rsidRPr="00D96206" w:rsidDel="00B4410C" w:rsidTr="00D96206">
        <w:trPr>
          <w:divId w:val="1665861996"/>
          <w:del w:id="1686" w:author="Fadih" w:date="2012-08-23T16:49:00Z"/>
        </w:trPr>
        <w:tc>
          <w:tcPr>
            <w:tcW w:w="4803" w:type="dxa"/>
          </w:tcPr>
          <w:p w:rsidR="00C146DD" w:rsidRDefault="00C146DD">
            <w:pPr>
              <w:pStyle w:val="BodyText"/>
              <w:rPr>
                <w:del w:id="1687" w:author="Fadih" w:date="2012-08-23T16:49:00Z"/>
              </w:rPr>
            </w:pPr>
            <w:bookmarkStart w:id="1688" w:name="_Toc333401440"/>
            <w:bookmarkEnd w:id="1688"/>
          </w:p>
        </w:tc>
        <w:tc>
          <w:tcPr>
            <w:tcW w:w="1993" w:type="dxa"/>
          </w:tcPr>
          <w:p w:rsidR="00C146DD" w:rsidRDefault="00C146DD">
            <w:pPr>
              <w:pStyle w:val="BodyText"/>
              <w:rPr>
                <w:del w:id="1689" w:author="Fadih" w:date="2012-08-23T16:49:00Z"/>
              </w:rPr>
            </w:pPr>
            <w:bookmarkStart w:id="1690" w:name="_Toc333401441"/>
            <w:bookmarkEnd w:id="1690"/>
          </w:p>
        </w:tc>
        <w:tc>
          <w:tcPr>
            <w:tcW w:w="2447" w:type="dxa"/>
          </w:tcPr>
          <w:p w:rsidR="00C146DD" w:rsidRDefault="00C146DD">
            <w:pPr>
              <w:pStyle w:val="BodyText"/>
              <w:rPr>
                <w:del w:id="1691" w:author="Fadih" w:date="2012-08-23T16:49:00Z"/>
              </w:rPr>
            </w:pPr>
            <w:bookmarkStart w:id="1692" w:name="_Toc333401442"/>
            <w:bookmarkEnd w:id="1692"/>
          </w:p>
        </w:tc>
        <w:bookmarkStart w:id="1693" w:name="_Toc333401443"/>
        <w:bookmarkEnd w:id="1693"/>
      </w:tr>
      <w:tr w:rsidR="00920EE4" w:rsidRPr="00D96206" w:rsidDel="00B4410C" w:rsidTr="00D96206">
        <w:trPr>
          <w:divId w:val="1665861996"/>
          <w:del w:id="1694" w:author="Fadih" w:date="2012-08-23T16:49:00Z"/>
        </w:trPr>
        <w:tc>
          <w:tcPr>
            <w:tcW w:w="4803" w:type="dxa"/>
          </w:tcPr>
          <w:p w:rsidR="00C146DD" w:rsidRDefault="00C146DD">
            <w:pPr>
              <w:pStyle w:val="BodyText"/>
              <w:rPr>
                <w:del w:id="1695" w:author="Fadih" w:date="2012-08-23T16:49:00Z"/>
              </w:rPr>
            </w:pPr>
            <w:bookmarkStart w:id="1696" w:name="_Toc333401444"/>
            <w:bookmarkEnd w:id="1696"/>
          </w:p>
        </w:tc>
        <w:tc>
          <w:tcPr>
            <w:tcW w:w="1993" w:type="dxa"/>
          </w:tcPr>
          <w:p w:rsidR="00C146DD" w:rsidRDefault="00C146DD">
            <w:pPr>
              <w:pStyle w:val="BodyText"/>
              <w:rPr>
                <w:del w:id="1697" w:author="Fadih" w:date="2012-08-23T16:49:00Z"/>
              </w:rPr>
            </w:pPr>
            <w:bookmarkStart w:id="1698" w:name="_Toc333401445"/>
            <w:bookmarkEnd w:id="1698"/>
          </w:p>
        </w:tc>
        <w:tc>
          <w:tcPr>
            <w:tcW w:w="2447" w:type="dxa"/>
          </w:tcPr>
          <w:p w:rsidR="00C146DD" w:rsidRDefault="00C146DD">
            <w:pPr>
              <w:pStyle w:val="BodyText"/>
              <w:rPr>
                <w:del w:id="1699" w:author="Fadih" w:date="2012-08-23T16:49:00Z"/>
              </w:rPr>
            </w:pPr>
            <w:bookmarkStart w:id="1700" w:name="_Toc333401446"/>
            <w:bookmarkEnd w:id="1700"/>
          </w:p>
        </w:tc>
        <w:bookmarkStart w:id="1701" w:name="_Toc333401447"/>
        <w:bookmarkEnd w:id="1701"/>
      </w:tr>
      <w:tr w:rsidR="00920EE4" w:rsidRPr="00D96206" w:rsidDel="00B4410C" w:rsidTr="00D96206">
        <w:trPr>
          <w:divId w:val="1665861996"/>
          <w:del w:id="1702" w:author="Fadih" w:date="2012-08-23T16:49:00Z"/>
        </w:trPr>
        <w:tc>
          <w:tcPr>
            <w:tcW w:w="4803" w:type="dxa"/>
          </w:tcPr>
          <w:p w:rsidR="00C146DD" w:rsidRDefault="00C146DD">
            <w:pPr>
              <w:pStyle w:val="BodyText"/>
              <w:rPr>
                <w:del w:id="1703" w:author="Fadih" w:date="2012-08-23T16:49:00Z"/>
              </w:rPr>
            </w:pPr>
            <w:bookmarkStart w:id="1704" w:name="_Toc333401448"/>
            <w:bookmarkEnd w:id="1704"/>
          </w:p>
        </w:tc>
        <w:tc>
          <w:tcPr>
            <w:tcW w:w="1993" w:type="dxa"/>
          </w:tcPr>
          <w:p w:rsidR="00C146DD" w:rsidRDefault="00C146DD">
            <w:pPr>
              <w:pStyle w:val="BodyText"/>
              <w:rPr>
                <w:del w:id="1705" w:author="Fadih" w:date="2012-08-23T16:49:00Z"/>
              </w:rPr>
            </w:pPr>
            <w:bookmarkStart w:id="1706" w:name="_Toc333401449"/>
            <w:bookmarkEnd w:id="1706"/>
          </w:p>
        </w:tc>
        <w:tc>
          <w:tcPr>
            <w:tcW w:w="2447" w:type="dxa"/>
          </w:tcPr>
          <w:p w:rsidR="00C146DD" w:rsidRDefault="00C146DD">
            <w:pPr>
              <w:pStyle w:val="BodyText"/>
              <w:rPr>
                <w:del w:id="1707" w:author="Fadih" w:date="2012-08-23T16:49:00Z"/>
              </w:rPr>
            </w:pPr>
            <w:bookmarkStart w:id="1708" w:name="_Toc333401450"/>
            <w:bookmarkEnd w:id="1708"/>
          </w:p>
        </w:tc>
        <w:bookmarkStart w:id="1709" w:name="_Toc333401451"/>
        <w:bookmarkEnd w:id="1709"/>
      </w:tr>
      <w:tr w:rsidR="00920EE4" w:rsidRPr="00D96206" w:rsidDel="00B4410C" w:rsidTr="00D96206">
        <w:trPr>
          <w:divId w:val="1665861996"/>
          <w:del w:id="1710" w:author="Fadih" w:date="2012-08-23T16:49:00Z"/>
        </w:trPr>
        <w:tc>
          <w:tcPr>
            <w:tcW w:w="4803" w:type="dxa"/>
          </w:tcPr>
          <w:p w:rsidR="00C146DD" w:rsidRDefault="00C146DD">
            <w:pPr>
              <w:pStyle w:val="BodyText"/>
              <w:rPr>
                <w:del w:id="1711" w:author="Fadih" w:date="2012-08-23T16:49:00Z"/>
              </w:rPr>
            </w:pPr>
            <w:bookmarkStart w:id="1712" w:name="_Toc333401452"/>
            <w:bookmarkEnd w:id="1712"/>
          </w:p>
        </w:tc>
        <w:tc>
          <w:tcPr>
            <w:tcW w:w="1993" w:type="dxa"/>
          </w:tcPr>
          <w:p w:rsidR="00C146DD" w:rsidRDefault="00C146DD">
            <w:pPr>
              <w:pStyle w:val="BodyText"/>
              <w:rPr>
                <w:del w:id="1713" w:author="Fadih" w:date="2012-08-23T16:49:00Z"/>
              </w:rPr>
            </w:pPr>
            <w:bookmarkStart w:id="1714" w:name="_Toc333401453"/>
            <w:bookmarkEnd w:id="1714"/>
          </w:p>
        </w:tc>
        <w:tc>
          <w:tcPr>
            <w:tcW w:w="2447" w:type="dxa"/>
          </w:tcPr>
          <w:p w:rsidR="00C146DD" w:rsidRDefault="00C146DD">
            <w:pPr>
              <w:pStyle w:val="BodyText"/>
              <w:rPr>
                <w:del w:id="1715" w:author="Fadih" w:date="2012-08-23T16:49:00Z"/>
              </w:rPr>
            </w:pPr>
            <w:bookmarkStart w:id="1716" w:name="_Toc333401454"/>
            <w:bookmarkEnd w:id="1716"/>
          </w:p>
        </w:tc>
        <w:bookmarkStart w:id="1717" w:name="_Toc333401455"/>
        <w:bookmarkEnd w:id="1717"/>
      </w:tr>
    </w:tbl>
    <w:p w:rsidR="00000000" w:rsidRDefault="00DA6272">
      <w:pPr>
        <w:pStyle w:val="BodyText"/>
        <w:divId w:val="1665861996"/>
        <w:rPr>
          <w:del w:id="1718" w:author="Fadih" w:date="2012-08-23T16:49:00Z"/>
        </w:rPr>
        <w:pPrChange w:id="1719" w:author="Fadih" w:date="2012-08-23T16:49:00Z">
          <w:pPr>
            <w:pStyle w:val="BodyText"/>
            <w:ind w:left="284"/>
            <w:divId w:val="1665861996"/>
          </w:pPr>
        </w:pPrChange>
      </w:pPr>
      <w:bookmarkStart w:id="1720" w:name="_Toc333401456"/>
      <w:bookmarkEnd w:id="1720"/>
    </w:p>
    <w:p w:rsidR="00000000" w:rsidRDefault="00DA6272">
      <w:pPr>
        <w:pStyle w:val="BodyText"/>
        <w:divId w:val="1665861996"/>
        <w:rPr>
          <w:del w:id="1721" w:author="Fadih" w:date="2012-08-23T16:49:00Z"/>
        </w:rPr>
        <w:pPrChange w:id="1722" w:author="Fadih" w:date="2012-08-23T16:49:00Z">
          <w:pPr>
            <w:pStyle w:val="BodyText"/>
            <w:ind w:left="284"/>
            <w:divId w:val="1665861996"/>
          </w:pPr>
        </w:pPrChange>
      </w:pPr>
      <w:bookmarkStart w:id="1723" w:name="_Toc333401457"/>
      <w:bookmarkEnd w:id="1723"/>
    </w:p>
    <w:p w:rsidR="00000000" w:rsidRDefault="003402D9">
      <w:pPr>
        <w:pStyle w:val="BodyText"/>
        <w:divId w:val="1665861996"/>
        <w:rPr>
          <w:del w:id="1724" w:author="Fadih" w:date="2012-08-23T16:49:00Z"/>
        </w:rPr>
        <w:pPrChange w:id="1725" w:author="Fadih" w:date="2012-08-23T16:49:00Z">
          <w:pPr>
            <w:pStyle w:val="Heading1"/>
            <w:divId w:val="1665861996"/>
          </w:pPr>
        </w:pPrChange>
      </w:pPr>
      <w:del w:id="1726" w:author="Fadih" w:date="2012-08-23T16:49:00Z">
        <w:r w:rsidDel="00B4410C">
          <w:delText>3-Party</w:delText>
        </w:r>
        <w:bookmarkStart w:id="1727" w:name="_Toc333401458"/>
        <w:bookmarkEnd w:id="1727"/>
      </w:del>
    </w:p>
    <w:p w:rsidR="00C146DD" w:rsidRDefault="00C146DD">
      <w:pPr>
        <w:pStyle w:val="BodyText"/>
        <w:divId w:val="1665861996"/>
        <w:rPr>
          <w:del w:id="1728" w:author="Fadih" w:date="2012-08-23T16:49:00Z"/>
        </w:rPr>
      </w:pPr>
      <w:bookmarkStart w:id="1729" w:name="_Toc333401459"/>
      <w:bookmarkEnd w:id="1729"/>
    </w:p>
    <w:p w:rsidR="00000000" w:rsidRDefault="00920EE4">
      <w:pPr>
        <w:pStyle w:val="BodyText"/>
        <w:divId w:val="1665861996"/>
        <w:rPr>
          <w:del w:id="1730" w:author="Fadih" w:date="2012-08-23T16:49:00Z"/>
        </w:rPr>
        <w:pPrChange w:id="1731" w:author="Fadih" w:date="2012-08-23T16:49:00Z">
          <w:pPr>
            <w:pStyle w:val="BodyText"/>
            <w:numPr>
              <w:numId w:val="37"/>
            </w:numPr>
            <w:ind w:left="720" w:hanging="360"/>
            <w:divId w:val="1665861996"/>
          </w:pPr>
        </w:pPrChange>
      </w:pPr>
      <w:del w:id="1732" w:author="Fadih" w:date="2012-08-23T16:49:00Z">
        <w:r w:rsidRPr="002D0934" w:rsidDel="00B4410C">
          <w:rPr>
            <w:b/>
            <w:bCs/>
            <w:u w:val="single"/>
          </w:rPr>
          <w:delText>Midas.dll</w:delText>
        </w:r>
        <w:r w:rsidDel="00B4410C">
          <w:delText xml:space="preserve"> </w:delText>
        </w:r>
        <w:bookmarkStart w:id="1733" w:name="_Toc333401460"/>
        <w:bookmarkEnd w:id="1733"/>
      </w:del>
    </w:p>
    <w:p w:rsidR="00000000" w:rsidRDefault="00DA6272">
      <w:pPr>
        <w:pStyle w:val="BodyText"/>
        <w:divId w:val="1665861996"/>
        <w:rPr>
          <w:del w:id="1734" w:author="Fadih" w:date="2012-08-23T16:49:00Z"/>
        </w:rPr>
        <w:pPrChange w:id="1735" w:author="Fadih" w:date="2012-08-23T16:49:00Z">
          <w:pPr>
            <w:pStyle w:val="BodyText"/>
            <w:ind w:left="720"/>
            <w:divId w:val="1665861996"/>
          </w:pPr>
        </w:pPrChange>
      </w:pPr>
      <w:bookmarkStart w:id="1736" w:name="_Toc333401461"/>
      <w:bookmarkEnd w:id="1736"/>
    </w:p>
    <w:p w:rsidR="00000000" w:rsidRDefault="00920EE4">
      <w:pPr>
        <w:pStyle w:val="BodyText"/>
        <w:divId w:val="1665861996"/>
        <w:rPr>
          <w:del w:id="1737" w:author="Fadih" w:date="2012-08-23T16:49:00Z"/>
        </w:rPr>
        <w:pPrChange w:id="1738" w:author="Fadih" w:date="2012-08-23T16:49:00Z">
          <w:pPr>
            <w:pStyle w:val="BodyText"/>
            <w:numPr>
              <w:numId w:val="37"/>
            </w:numPr>
            <w:ind w:left="720" w:hanging="360"/>
            <w:divId w:val="1665861996"/>
          </w:pPr>
        </w:pPrChange>
      </w:pPr>
      <w:del w:id="1739" w:author="Fadih" w:date="2012-08-23T16:49:00Z">
        <w:r w:rsidRPr="002D0934" w:rsidDel="00B4410C">
          <w:rPr>
            <w:b/>
            <w:bCs/>
            <w:u w:val="single"/>
          </w:rPr>
          <w:delText>Tutil32.dll</w:delText>
        </w:r>
        <w:r w:rsidDel="00B4410C">
          <w:delText xml:space="preserve"> </w:delText>
        </w:r>
        <w:bookmarkStart w:id="1740" w:name="_Toc333401462"/>
        <w:bookmarkEnd w:id="1740"/>
      </w:del>
    </w:p>
    <w:p w:rsidR="00000000" w:rsidRDefault="00DA6272">
      <w:pPr>
        <w:pStyle w:val="BodyText"/>
        <w:divId w:val="1665861996"/>
        <w:rPr>
          <w:del w:id="1741" w:author="Fadih" w:date="2012-08-23T16:49:00Z"/>
        </w:rPr>
        <w:pPrChange w:id="1742" w:author="Fadih" w:date="2012-08-23T16:49:00Z">
          <w:pPr>
            <w:pStyle w:val="BodyText"/>
            <w:ind w:left="720"/>
            <w:divId w:val="1665861996"/>
          </w:pPr>
        </w:pPrChange>
      </w:pPr>
      <w:bookmarkStart w:id="1743" w:name="_Toc333401463"/>
      <w:bookmarkEnd w:id="1743"/>
    </w:p>
    <w:p w:rsidR="00000000" w:rsidRDefault="00920EE4">
      <w:pPr>
        <w:pStyle w:val="BodyText"/>
        <w:divId w:val="1665861996"/>
        <w:rPr>
          <w:del w:id="1744" w:author="Fadih" w:date="2012-08-23T16:49:00Z"/>
        </w:rPr>
        <w:pPrChange w:id="1745" w:author="Fadih" w:date="2012-08-23T16:49:00Z">
          <w:pPr>
            <w:pStyle w:val="BodyText"/>
            <w:numPr>
              <w:numId w:val="37"/>
            </w:numPr>
            <w:ind w:left="720" w:hanging="360"/>
            <w:divId w:val="1665861996"/>
          </w:pPr>
        </w:pPrChange>
      </w:pPr>
      <w:del w:id="1746" w:author="Fadih" w:date="2012-08-23T16:49:00Z">
        <w:r w:rsidRPr="002D0934" w:rsidDel="00B4410C">
          <w:rPr>
            <w:b/>
            <w:bCs/>
            <w:u w:val="single"/>
          </w:rPr>
          <w:delText>3dabm7u.ocx</w:delText>
        </w:r>
        <w:bookmarkStart w:id="1747" w:name="_Toc333401464"/>
        <w:bookmarkEnd w:id="1747"/>
      </w:del>
    </w:p>
    <w:p w:rsidR="00000000" w:rsidRDefault="00DA6272">
      <w:pPr>
        <w:pStyle w:val="BodyText"/>
        <w:divId w:val="1665861996"/>
        <w:rPr>
          <w:del w:id="1748" w:author="Fadih" w:date="2012-08-23T16:49:00Z"/>
        </w:rPr>
        <w:pPrChange w:id="1749" w:author="Fadih" w:date="2012-08-23T16:49:00Z">
          <w:pPr>
            <w:pStyle w:val="ListParagraph"/>
            <w:divId w:val="1665861996"/>
          </w:pPr>
        </w:pPrChange>
      </w:pPr>
      <w:bookmarkStart w:id="1750" w:name="_Toc333401465"/>
      <w:bookmarkEnd w:id="1750"/>
    </w:p>
    <w:p w:rsidR="00000000" w:rsidRDefault="00A11368">
      <w:pPr>
        <w:pStyle w:val="BodyText"/>
        <w:divId w:val="1665861996"/>
        <w:rPr>
          <w:del w:id="1751" w:author="Fadih" w:date="2012-08-23T16:49:00Z"/>
        </w:rPr>
        <w:pPrChange w:id="1752" w:author="Fadih" w:date="2012-08-23T16:49:00Z">
          <w:pPr>
            <w:pStyle w:val="BodyText"/>
            <w:numPr>
              <w:numId w:val="37"/>
            </w:numPr>
            <w:ind w:left="720" w:hanging="360"/>
            <w:divId w:val="1665861996"/>
          </w:pPr>
        </w:pPrChange>
      </w:pPr>
      <w:del w:id="1753" w:author="Fadih" w:date="2012-08-23T16:49:00Z">
        <w:r w:rsidDel="00B4410C">
          <w:delText>OPOS</w:delText>
        </w:r>
        <w:bookmarkStart w:id="1754" w:name="_Toc333401466"/>
        <w:bookmarkEnd w:id="1754"/>
      </w:del>
    </w:p>
    <w:p w:rsidR="00C146DD" w:rsidRDefault="009C5F56" w:rsidP="00B4410C">
      <w:pPr>
        <w:pStyle w:val="BodyText"/>
        <w:divId w:val="1665861996"/>
      </w:pPr>
      <w:del w:id="1755" w:author="Fadih" w:date="2012-08-23T16:49:00Z">
        <w:r w:rsidDel="00B4410C">
          <w:delText>authorization</w:delText>
        </w:r>
      </w:del>
    </w:p>
    <w:sectPr w:rsidR="00C146DD" w:rsidSect="00FD3B88">
      <w:headerReference w:type="even" r:id="rId64"/>
      <w:headerReference w:type="default" r:id="rId65"/>
      <w:footerReference w:type="even" r:id="rId66"/>
      <w:footerReference w:type="default" r:id="rId67"/>
      <w:headerReference w:type="first" r:id="rId68"/>
      <w:footerReference w:type="first" r:id="rId69"/>
      <w:pgSz w:w="11907" w:h="16840" w:code="9"/>
      <w:pgMar w:top="1440" w:right="1440" w:bottom="1440" w:left="1440" w:header="720" w:footer="720" w:gutter="0"/>
      <w:pgNumType w:start="1"/>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75" w:author="Dariia Iurkova" w:date="2012-08-16T15:01:00Z" w:initials="DI">
    <w:p w:rsidR="009E62E3" w:rsidRDefault="009E62E3" w:rsidP="0031366C">
      <w:pPr>
        <w:pStyle w:val="CommentText"/>
      </w:pPr>
      <w:r>
        <w:rPr>
          <w:rStyle w:val="CommentReference"/>
        </w:rPr>
        <w:annotationRef/>
      </w:r>
      <w:r>
        <w:t>To add a link</w:t>
      </w:r>
    </w:p>
  </w:comment>
  <w:comment w:id="253" w:author="Dariia Iurkova" w:date="2012-08-19T08:38:00Z" w:initials="DI">
    <w:p w:rsidR="009E62E3" w:rsidRDefault="009E62E3" w:rsidP="0040167D">
      <w:pPr>
        <w:pStyle w:val="CommentText"/>
      </w:pPr>
      <w:r>
        <w:rPr>
          <w:rStyle w:val="CommentReference"/>
        </w:rPr>
        <w:annotationRef/>
      </w:r>
      <w:r>
        <w:t>To add a link</w:t>
      </w:r>
    </w:p>
  </w:comment>
  <w:comment w:id="1156" w:author="Dariia Iurkova" w:date="2012-08-15T19:26:00Z" w:initials="DI">
    <w:p w:rsidR="009E62E3" w:rsidRDefault="009E62E3">
      <w:pPr>
        <w:pStyle w:val="CommentText"/>
      </w:pPr>
      <w:r>
        <w:rPr>
          <w:rStyle w:val="CommentReference"/>
        </w:rPr>
        <w:annotationRef/>
      </w:r>
      <w:r>
        <w:t xml:space="preserve">I suggest the </w:t>
      </w:r>
      <w:proofErr w:type="spellStart"/>
      <w:r>
        <w:t>ppt</w:t>
      </w:r>
      <w:proofErr w:type="spellEnd"/>
      <w:r>
        <w:t xml:space="preserve"> be reworked a little bit. There are quite a good explanations at the slides 2 and 3. What do you think if we place them here? And I do not feel like keeping slides with questions. I’d move the content to doc template to enable its further editing. What do you think?</w:t>
      </w:r>
    </w:p>
  </w:comment>
  <w:comment w:id="1294" w:author="Dariia Iurkova" w:date="2012-08-20T07:46:00Z" w:initials="DI">
    <w:p w:rsidR="009E62E3" w:rsidRDefault="009E62E3">
      <w:pPr>
        <w:pStyle w:val="CommentText"/>
      </w:pPr>
      <w:r>
        <w:rPr>
          <w:rStyle w:val="CommentReference"/>
        </w:rPr>
        <w:annotationRef/>
      </w:r>
      <w:r>
        <w:t>The same information was present in the POS Components document. Do you think it would be better to keep it here or in the separate document?</w:t>
      </w:r>
    </w:p>
    <w:p w:rsidR="009E62E3" w:rsidRDefault="009E62E3">
      <w:pPr>
        <w:pStyle w:val="CommentText"/>
      </w:pPr>
      <w:r>
        <w:t xml:space="preserve">Moral: I think that this is very similar to the component </w:t>
      </w:r>
      <w:proofErr w:type="gramStart"/>
      <w:r>
        <w:t>view .</w:t>
      </w:r>
      <w:proofErr w:type="gramEnd"/>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6272" w:rsidRDefault="00DA6272" w:rsidP="00790A7E">
      <w:r>
        <w:separator/>
      </w:r>
    </w:p>
  </w:endnote>
  <w:endnote w:type="continuationSeparator" w:id="0">
    <w:p w:rsidR="00DA6272" w:rsidRDefault="00DA6272" w:rsidP="00790A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old">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Verdana">
    <w:altName w:val="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A00002EF" w:usb1="4000204B" w:usb2="00000000" w:usb3="00000000" w:csb0="0000009F" w:csb1="00000000"/>
  </w:font>
  <w:font w:name="Century Schlbk">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Default="009E62E3" w:rsidP="00001FB1">
    <w:pPr>
      <w:pStyle w:val="Footer"/>
      <w:pBdr>
        <w:top w:val="single" w:sz="18" w:space="1" w:color="A6A6A6" w:themeColor="background1" w:themeShade="A6"/>
      </w:pBdr>
    </w:pPr>
    <w:r w:rsidRPr="008A50ED">
      <w:rPr>
        <w:noProof/>
      </w:rPr>
      <w:drawing>
        <wp:anchor distT="0" distB="0" distL="114300" distR="114300" simplePos="0" relativeHeight="251660288" behindDoc="0" locked="0" layoutInCell="1" allowOverlap="1">
          <wp:simplePos x="0" y="0"/>
          <wp:positionH relativeFrom="column">
            <wp:posOffset>19050</wp:posOffset>
          </wp:positionH>
          <wp:positionV relativeFrom="paragraph">
            <wp:posOffset>33020</wp:posOffset>
          </wp:positionV>
          <wp:extent cx="643890" cy="304800"/>
          <wp:effectExtent l="19050" t="0" r="3810" b="0"/>
          <wp:wrapNone/>
          <wp:docPr id="1" name="Picture 1" descr="http://infocenter/Retalix/Documents/Marketing/Logos/Retalix%20(company)%20logo/Retalix-transparant%20BKg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focenter/Retalix/Documents/Marketing/Logos/Retalix%20(company)%20logo/Retalix-transparant%20BKgound.gif"/>
                  <pic:cNvPicPr>
                    <a:picLocks noChangeAspect="1" noChangeArrowheads="1"/>
                  </pic:cNvPicPr>
                </pic:nvPicPr>
                <pic:blipFill>
                  <a:blip r:embed="rId1" r:link="rId2"/>
                  <a:srcRect/>
                  <a:stretch>
                    <a:fillRect/>
                  </a:stretch>
                </pic:blipFill>
                <pic:spPr bwMode="auto">
                  <a:xfrm>
                    <a:off x="0" y="0"/>
                    <a:ext cx="643890" cy="304800"/>
                  </a:xfrm>
                  <a:prstGeom prst="rect">
                    <a:avLst/>
                  </a:prstGeom>
                  <a:noFill/>
                  <a:ln w="9525">
                    <a:noFill/>
                    <a:miter lim="800000"/>
                    <a:headEnd/>
                    <a:tailEnd/>
                  </a:ln>
                </pic:spPr>
              </pic:pic>
            </a:graphicData>
          </a:graphic>
        </wp:anchor>
      </w:drawing>
    </w:r>
    <w:r w:rsidRPr="008A50ED">
      <w:tab/>
    </w:r>
    <w:fldSimple w:instr=" PAGE  \* MERGEFORMAT ">
      <w:r w:rsidR="00864E86">
        <w:rPr>
          <w:noProof/>
        </w:rPr>
        <w:t>i</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Pr="00056665" w:rsidRDefault="009E62E3" w:rsidP="00620CF5">
    <w:pPr>
      <w:pStyle w:val="Footer"/>
      <w:pBdr>
        <w:top w:val="single" w:sz="18" w:space="1" w:color="A6A6A6" w:themeColor="background1" w:themeShade="A6"/>
      </w:pBdr>
    </w:pPr>
    <w:r>
      <w:rPr>
        <w:noProof/>
      </w:rPr>
      <w:drawing>
        <wp:anchor distT="0" distB="0" distL="114300" distR="114300" simplePos="0" relativeHeight="251659264" behindDoc="0" locked="0" layoutInCell="1" allowOverlap="1">
          <wp:simplePos x="0" y="0"/>
          <wp:positionH relativeFrom="column">
            <wp:posOffset>5067300</wp:posOffset>
          </wp:positionH>
          <wp:positionV relativeFrom="paragraph">
            <wp:posOffset>33020</wp:posOffset>
          </wp:positionV>
          <wp:extent cx="643890" cy="304800"/>
          <wp:effectExtent l="19050" t="0" r="3810" b="0"/>
          <wp:wrapNone/>
          <wp:docPr id="32" name="Picture 1" descr="http://infocenter/Retalix/Documents/Marketing/Logos/Retalix%20(company)%20logo/Retalix-transparant%20BKg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focenter/Retalix/Documents/Marketing/Logos/Retalix%20(company)%20logo/Retalix-transparant%20BKgound.gif"/>
                  <pic:cNvPicPr>
                    <a:picLocks noChangeAspect="1" noChangeArrowheads="1"/>
                  </pic:cNvPicPr>
                </pic:nvPicPr>
                <pic:blipFill>
                  <a:blip r:embed="rId1" r:link="rId2"/>
                  <a:srcRect/>
                  <a:stretch>
                    <a:fillRect/>
                  </a:stretch>
                </pic:blipFill>
                <pic:spPr bwMode="auto">
                  <a:xfrm>
                    <a:off x="0" y="0"/>
                    <a:ext cx="643890" cy="304800"/>
                  </a:xfrm>
                  <a:prstGeom prst="rect">
                    <a:avLst/>
                  </a:prstGeom>
                  <a:noFill/>
                  <a:ln w="9525">
                    <a:noFill/>
                    <a:miter lim="800000"/>
                    <a:headEnd/>
                    <a:tailEnd/>
                  </a:ln>
                </pic:spPr>
              </pic:pic>
            </a:graphicData>
          </a:graphic>
        </wp:anchor>
      </w:drawing>
    </w:r>
    <w:fldSimple w:instr=" PAGE  \* MERGEFORMAT ">
      <w:r w:rsidR="00864E86">
        <w:rPr>
          <w:noProof/>
        </w:rPr>
        <w:t>14</w:t>
      </w:r>
    </w:fldSimple>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Pr="00056665" w:rsidRDefault="009E62E3" w:rsidP="00F56756">
    <w:pPr>
      <w:pStyle w:val="Footer"/>
      <w:pBdr>
        <w:top w:val="single" w:sz="18" w:space="0" w:color="A6A6A6" w:themeColor="background1" w:themeShade="A6"/>
      </w:pBdr>
    </w:pPr>
    <w:r w:rsidRPr="008E31DA">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29845</wp:posOffset>
          </wp:positionV>
          <wp:extent cx="643890" cy="304800"/>
          <wp:effectExtent l="19050" t="0" r="3810" b="0"/>
          <wp:wrapNone/>
          <wp:docPr id="3" name="Picture 1" descr="http://infocenter/Retalix/Documents/Marketing/Logos/Retalix%20(company)%20logo/Retalix-transparant%20BKg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focenter/Retalix/Documents/Marketing/Logos/Retalix%20(company)%20logo/Retalix-transparant%20BKgound.gif"/>
                  <pic:cNvPicPr>
                    <a:picLocks noChangeAspect="1" noChangeArrowheads="1"/>
                  </pic:cNvPicPr>
                </pic:nvPicPr>
                <pic:blipFill>
                  <a:blip r:embed="rId1" r:link="rId2"/>
                  <a:srcRect/>
                  <a:stretch>
                    <a:fillRect/>
                  </a:stretch>
                </pic:blipFill>
                <pic:spPr bwMode="auto">
                  <a:xfrm>
                    <a:off x="0" y="0"/>
                    <a:ext cx="643890" cy="304800"/>
                  </a:xfrm>
                  <a:prstGeom prst="rect">
                    <a:avLst/>
                  </a:prstGeom>
                  <a:noFill/>
                  <a:ln w="9525">
                    <a:noFill/>
                    <a:miter lim="800000"/>
                    <a:headEnd/>
                    <a:tailEnd/>
                  </a:ln>
                </pic:spPr>
              </pic:pic>
            </a:graphicData>
          </a:graphic>
        </wp:anchor>
      </w:drawing>
    </w:r>
    <w:r>
      <w:tab/>
    </w:r>
    <w:fldSimple w:instr=" PAGE  \* MERGEFORMAT ">
      <w:r w:rsidR="00864E86">
        <w:rPr>
          <w:noProof/>
        </w:rPr>
        <w:t>13</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Pr="00056665" w:rsidRDefault="00FA6273" w:rsidP="009D744C">
    <w:pPr>
      <w:pStyle w:val="Footer"/>
      <w:jc w:val="right"/>
    </w:pPr>
    <w:fldSimple w:instr=" PAGE  \* MERGEFORMAT ">
      <w:r w:rsidR="009E62E3">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6272" w:rsidRDefault="00DA6272" w:rsidP="00790A7E">
      <w:r>
        <w:separator/>
      </w:r>
    </w:p>
  </w:footnote>
  <w:footnote w:type="continuationSeparator" w:id="0">
    <w:p w:rsidR="00DA6272" w:rsidRDefault="00DA6272" w:rsidP="00790A7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Default="009E62E3">
    <w:pPr>
      <w:pStyle w:val="Header"/>
    </w:pPr>
  </w:p>
  <w:p w:rsidR="009E62E3" w:rsidRDefault="009E62E3" w:rsidP="00253215">
    <w:pPr>
      <w:pStyle w:val="Header"/>
      <w:pBdr>
        <w:bottom w:val="single" w:sz="36" w:space="1" w:color="808080" w:themeColor="background1" w:themeShade="80"/>
      </w:pBdr>
    </w:pPr>
    <w:r>
      <w:t>POS General Overview</w:t>
    </w:r>
  </w:p>
  <w:p w:rsidR="009E62E3" w:rsidRDefault="009E62E3" w:rsidP="00253215">
    <w:pPr>
      <w:pStyle w:val="Heade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Default="009E62E3">
    <w:pPr>
      <w:pStyle w:val="Header"/>
    </w:pPr>
  </w:p>
  <w:p w:rsidR="009E62E3" w:rsidRDefault="009E62E3" w:rsidP="00001FB1">
    <w:pPr>
      <w:pStyle w:val="Header"/>
      <w:pBdr>
        <w:bottom w:val="single" w:sz="36" w:space="1" w:color="A6A6A6" w:themeColor="background1" w:themeShade="A6"/>
      </w:pBdr>
    </w:pPr>
    <w:r>
      <w:t>Name of Document</w:t>
    </w:r>
  </w:p>
  <w:p w:rsidR="009E62E3" w:rsidRDefault="009E62E3" w:rsidP="00FD1CB0">
    <w:pPr>
      <w:pStyle w:val="Header"/>
      <w:jc w:val="right"/>
    </w:pPr>
    <w:r>
      <w:t>Table of Contents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Pr="00620CF5" w:rsidRDefault="009E62E3" w:rsidP="00620CF5">
    <w:pPr>
      <w:pStyle w:val="Header"/>
    </w:pPr>
  </w:p>
  <w:p w:rsidR="009E62E3" w:rsidRPr="00620CF5" w:rsidRDefault="009E62E3" w:rsidP="00001FB1">
    <w:pPr>
      <w:pStyle w:val="Header"/>
      <w:pBdr>
        <w:bottom w:val="single" w:sz="36" w:space="1" w:color="A6A6A6" w:themeColor="background1" w:themeShade="A6"/>
      </w:pBdr>
      <w:jc w:val="right"/>
    </w:pPr>
    <w:r>
      <w:t>POS General Overview</w:t>
    </w:r>
  </w:p>
  <w:p w:rsidR="009E62E3" w:rsidRPr="00620CF5" w:rsidRDefault="00FA6273" w:rsidP="00001FB1">
    <w:pPr>
      <w:pStyle w:val="Header"/>
    </w:pPr>
    <w:fldSimple w:instr=" STYLEREF  &quot;Heading 1&quot;  \* MERGEFORMAT ">
      <w:r w:rsidR="00864E86">
        <w:rPr>
          <w:noProof/>
        </w:rPr>
        <w:t>Repository</w:t>
      </w:r>
    </w:fldSimple>
  </w:p>
  <w:p w:rsidR="009E62E3" w:rsidRPr="00B16850" w:rsidRDefault="009E62E3" w:rsidP="00B1685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Default="009E62E3" w:rsidP="00C136B4">
    <w:pPr>
      <w:pStyle w:val="Header"/>
    </w:pPr>
  </w:p>
  <w:p w:rsidR="009E62E3" w:rsidRDefault="009E62E3" w:rsidP="00001FB1">
    <w:pPr>
      <w:pStyle w:val="Header"/>
      <w:pBdr>
        <w:bottom w:val="single" w:sz="36" w:space="1" w:color="A6A6A6" w:themeColor="background1" w:themeShade="A6"/>
      </w:pBdr>
    </w:pPr>
    <w:r>
      <w:t>POS General Overview</w:t>
    </w:r>
  </w:p>
  <w:p w:rsidR="009E62E3" w:rsidRDefault="00FA6273" w:rsidP="008A50ED">
    <w:pPr>
      <w:pStyle w:val="Header"/>
      <w:jc w:val="right"/>
    </w:pPr>
    <w:r>
      <w:fldChar w:fldCharType="begin"/>
    </w:r>
    <w:r>
      <w:instrText xml:space="preserve"> STYLEREF  "Heading 1"  \* MERGEFORMAT </w:instrText>
    </w:r>
    <w:r>
      <w:fldChar w:fldCharType="end"/>
    </w:r>
  </w:p>
  <w:p w:rsidR="009E62E3" w:rsidRPr="00C136B4" w:rsidRDefault="009E62E3" w:rsidP="008A50ED">
    <w:pPr>
      <w:pStyle w:val="Header"/>
      <w:jc w:val="righ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2E3" w:rsidRPr="007761E3" w:rsidRDefault="009E62E3" w:rsidP="009D744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8E2245A0"/>
    <w:lvl w:ilvl="0">
      <w:start w:val="1"/>
      <w:numFmt w:val="decimal"/>
      <w:lvlText w:val="%1."/>
      <w:lvlJc w:val="left"/>
      <w:pPr>
        <w:tabs>
          <w:tab w:val="num" w:pos="360"/>
        </w:tabs>
        <w:ind w:left="360" w:hanging="360"/>
      </w:pPr>
    </w:lvl>
  </w:abstractNum>
  <w:abstractNum w:abstractNumId="1">
    <w:nsid w:val="09AC421B"/>
    <w:multiLevelType w:val="hybridMultilevel"/>
    <w:tmpl w:val="78E0A6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CBD6377"/>
    <w:multiLevelType w:val="multilevel"/>
    <w:tmpl w:val="03BC84EE"/>
    <w:lvl w:ilvl="0">
      <w:start w:val="1"/>
      <w:numFmt w:val="decimal"/>
      <w:pStyle w:val="Heading1"/>
      <w:lvlText w:val="%1"/>
      <w:lvlJc w:val="left"/>
      <w:pPr>
        <w:tabs>
          <w:tab w:val="num" w:pos="432"/>
        </w:tabs>
        <w:ind w:left="432" w:hanging="432"/>
      </w:pPr>
      <w:rPr>
        <w:rFonts w:hint="default"/>
        <w:b/>
        <w:i w:val="0"/>
        <w:sz w:val="36"/>
      </w:rPr>
    </w:lvl>
    <w:lvl w:ilvl="1">
      <w:start w:val="1"/>
      <w:numFmt w:val="decimal"/>
      <w:pStyle w:val="Heading2"/>
      <w:lvlText w:val="%1.%2"/>
      <w:lvlJc w:val="left"/>
      <w:pPr>
        <w:tabs>
          <w:tab w:val="num" w:pos="576"/>
        </w:tabs>
        <w:ind w:left="576" w:hanging="576"/>
      </w:pPr>
      <w:rPr>
        <w:rFonts w:hint="default"/>
        <w:sz w:val="28"/>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b/>
        <w:bCs/>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nsid w:val="10A24772"/>
    <w:multiLevelType w:val="hybridMultilevel"/>
    <w:tmpl w:val="FED6035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9C7B14"/>
    <w:multiLevelType w:val="hybridMultilevel"/>
    <w:tmpl w:val="0E58B82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7FF4C95"/>
    <w:multiLevelType w:val="hybridMultilevel"/>
    <w:tmpl w:val="76DEAA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nsid w:val="1B221EE8"/>
    <w:multiLevelType w:val="hybridMultilevel"/>
    <w:tmpl w:val="1186AB6E"/>
    <w:lvl w:ilvl="0" w:tplc="0944B8BA">
      <w:start w:val="1"/>
      <w:numFmt w:val="upperLetter"/>
      <w:pStyle w:val="Heading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801B3E"/>
    <w:multiLevelType w:val="hybridMultilevel"/>
    <w:tmpl w:val="4BA6B43A"/>
    <w:lvl w:ilvl="0" w:tplc="0B7AB43E">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nsid w:val="29920B3E"/>
    <w:multiLevelType w:val="singleLevel"/>
    <w:tmpl w:val="B5983608"/>
    <w:lvl w:ilvl="0">
      <w:start w:val="1"/>
      <w:numFmt w:val="decimal"/>
      <w:lvlText w:val="%1"/>
      <w:legacy w:legacy="1" w:legacySpace="0" w:legacyIndent="360"/>
      <w:lvlJc w:val="left"/>
      <w:pPr>
        <w:ind w:left="360" w:hanging="360"/>
      </w:pPr>
      <w:rPr>
        <w:rFonts w:ascii="PMingLiU" w:eastAsia="PMingLiU" w:hAnsi="PMingLiU" w:hint="eastAsia"/>
        <w:b/>
        <w:i w:val="0"/>
        <w:sz w:val="21"/>
      </w:rPr>
    </w:lvl>
  </w:abstractNum>
  <w:abstractNum w:abstractNumId="9">
    <w:nsid w:val="31C62547"/>
    <w:multiLevelType w:val="hybridMultilevel"/>
    <w:tmpl w:val="DBD88792"/>
    <w:lvl w:ilvl="0" w:tplc="45EE07F6">
      <w:start w:val="1"/>
      <w:numFmt w:val="decimal"/>
      <w:pStyle w:val="Numbering123"/>
      <w:lvlText w:val="%1."/>
      <w:lvlJc w:val="left"/>
      <w:pPr>
        <w:tabs>
          <w:tab w:val="num" w:pos="567"/>
        </w:tabs>
        <w:ind w:left="567" w:hanging="567"/>
      </w:pPr>
      <w:rPr>
        <w:rFonts w:ascii="Arial Bold" w:hAnsi="Arial Bold" w:cs="Arial" w:hint="default"/>
        <w:b/>
        <w:bCs/>
        <w:i w:val="0"/>
        <w:iCs w:val="0"/>
        <w:caps w:val="0"/>
        <w:smallCaps w:val="0"/>
        <w:strike w:val="0"/>
        <w:dstrike w:val="0"/>
        <w:outline w:val="0"/>
        <w:shadow w:val="0"/>
        <w:emboss w:val="0"/>
        <w:imprint w:val="0"/>
        <w:noProof w:val="0"/>
        <w:vanish w:val="0"/>
        <w:spacing w:val="2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856DD4"/>
    <w:multiLevelType w:val="hybridMultilevel"/>
    <w:tmpl w:val="3954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2B3EE2"/>
    <w:multiLevelType w:val="hybridMultilevel"/>
    <w:tmpl w:val="C158E6C8"/>
    <w:lvl w:ilvl="0" w:tplc="B412BE5E">
      <w:start w:val="1"/>
      <w:numFmt w:val="lowerLetter"/>
      <w:pStyle w:val="Numberingabc"/>
      <w:lvlText w:val="%1."/>
      <w:lvlJc w:val="left"/>
      <w:pPr>
        <w:ind w:left="927" w:hanging="360"/>
      </w:pPr>
      <w:rPr>
        <w:rFonts w:ascii="Verdana" w:hAnsi="Verdana" w:cs="Verdana" w:hint="default"/>
        <w:b w:val="0"/>
        <w:bCs w:val="0"/>
        <w:i w:val="0"/>
        <w:iCs w:val="0"/>
        <w:caps w:val="0"/>
        <w:smallCaps w:val="0"/>
        <w:strike w:val="0"/>
        <w:dstrike w:val="0"/>
        <w:outline w:val="0"/>
        <w:shadow w:val="0"/>
        <w:emboss w:val="0"/>
        <w:imprint w:val="0"/>
        <w:noProof w:val="0"/>
        <w:vanish w:val="0"/>
        <w:color w:val="auto"/>
        <w:spacing w:val="40"/>
        <w:kern w:val="0"/>
        <w:position w:val="0"/>
        <w:sz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714DC6"/>
    <w:multiLevelType w:val="hybridMultilevel"/>
    <w:tmpl w:val="E2B6DD14"/>
    <w:lvl w:ilvl="0" w:tplc="EF7624A8">
      <w:start w:val="1"/>
      <w:numFmt w:val="bullet"/>
      <w:lvlText w:val="•"/>
      <w:lvlJc w:val="left"/>
      <w:pPr>
        <w:tabs>
          <w:tab w:val="num" w:pos="720"/>
        </w:tabs>
        <w:ind w:left="720" w:hanging="360"/>
      </w:pPr>
      <w:rPr>
        <w:rFonts w:ascii="Times New Roman" w:hAnsi="Times New Roman" w:hint="default"/>
        <w:color w:val="auto"/>
      </w:rPr>
    </w:lvl>
    <w:lvl w:ilvl="1" w:tplc="8D3C9886">
      <w:start w:val="1298"/>
      <w:numFmt w:val="bullet"/>
      <w:lvlText w:val="–"/>
      <w:lvlJc w:val="left"/>
      <w:pPr>
        <w:tabs>
          <w:tab w:val="num" w:pos="1440"/>
        </w:tabs>
        <w:ind w:left="1440" w:hanging="360"/>
      </w:pPr>
      <w:rPr>
        <w:rFonts w:ascii="Times New Roman" w:hAnsi="Times New Roman" w:hint="default"/>
      </w:rPr>
    </w:lvl>
    <w:lvl w:ilvl="2" w:tplc="F2462576" w:tentative="1">
      <w:start w:val="1"/>
      <w:numFmt w:val="bullet"/>
      <w:lvlText w:val="•"/>
      <w:lvlJc w:val="left"/>
      <w:pPr>
        <w:tabs>
          <w:tab w:val="num" w:pos="2160"/>
        </w:tabs>
        <w:ind w:left="2160" w:hanging="360"/>
      </w:pPr>
      <w:rPr>
        <w:rFonts w:ascii="Times New Roman" w:hAnsi="Times New Roman" w:hint="default"/>
      </w:rPr>
    </w:lvl>
    <w:lvl w:ilvl="3" w:tplc="85FA62D4" w:tentative="1">
      <w:start w:val="1"/>
      <w:numFmt w:val="bullet"/>
      <w:lvlText w:val="•"/>
      <w:lvlJc w:val="left"/>
      <w:pPr>
        <w:tabs>
          <w:tab w:val="num" w:pos="2880"/>
        </w:tabs>
        <w:ind w:left="2880" w:hanging="360"/>
      </w:pPr>
      <w:rPr>
        <w:rFonts w:ascii="Times New Roman" w:hAnsi="Times New Roman" w:hint="default"/>
      </w:rPr>
    </w:lvl>
    <w:lvl w:ilvl="4" w:tplc="C344C39A" w:tentative="1">
      <w:start w:val="1"/>
      <w:numFmt w:val="bullet"/>
      <w:lvlText w:val="•"/>
      <w:lvlJc w:val="left"/>
      <w:pPr>
        <w:tabs>
          <w:tab w:val="num" w:pos="3600"/>
        </w:tabs>
        <w:ind w:left="3600" w:hanging="360"/>
      </w:pPr>
      <w:rPr>
        <w:rFonts w:ascii="Times New Roman" w:hAnsi="Times New Roman" w:hint="default"/>
      </w:rPr>
    </w:lvl>
    <w:lvl w:ilvl="5" w:tplc="8C58761C" w:tentative="1">
      <w:start w:val="1"/>
      <w:numFmt w:val="bullet"/>
      <w:lvlText w:val="•"/>
      <w:lvlJc w:val="left"/>
      <w:pPr>
        <w:tabs>
          <w:tab w:val="num" w:pos="4320"/>
        </w:tabs>
        <w:ind w:left="4320" w:hanging="360"/>
      </w:pPr>
      <w:rPr>
        <w:rFonts w:ascii="Times New Roman" w:hAnsi="Times New Roman" w:hint="default"/>
      </w:rPr>
    </w:lvl>
    <w:lvl w:ilvl="6" w:tplc="76065EB0" w:tentative="1">
      <w:start w:val="1"/>
      <w:numFmt w:val="bullet"/>
      <w:lvlText w:val="•"/>
      <w:lvlJc w:val="left"/>
      <w:pPr>
        <w:tabs>
          <w:tab w:val="num" w:pos="5040"/>
        </w:tabs>
        <w:ind w:left="5040" w:hanging="360"/>
      </w:pPr>
      <w:rPr>
        <w:rFonts w:ascii="Times New Roman" w:hAnsi="Times New Roman" w:hint="default"/>
      </w:rPr>
    </w:lvl>
    <w:lvl w:ilvl="7" w:tplc="FB00B7EC" w:tentative="1">
      <w:start w:val="1"/>
      <w:numFmt w:val="bullet"/>
      <w:lvlText w:val="•"/>
      <w:lvlJc w:val="left"/>
      <w:pPr>
        <w:tabs>
          <w:tab w:val="num" w:pos="5760"/>
        </w:tabs>
        <w:ind w:left="5760" w:hanging="360"/>
      </w:pPr>
      <w:rPr>
        <w:rFonts w:ascii="Times New Roman" w:hAnsi="Times New Roman" w:hint="default"/>
      </w:rPr>
    </w:lvl>
    <w:lvl w:ilvl="8" w:tplc="7E562884" w:tentative="1">
      <w:start w:val="1"/>
      <w:numFmt w:val="bullet"/>
      <w:lvlText w:val="•"/>
      <w:lvlJc w:val="left"/>
      <w:pPr>
        <w:tabs>
          <w:tab w:val="num" w:pos="6480"/>
        </w:tabs>
        <w:ind w:left="6480" w:hanging="360"/>
      </w:pPr>
      <w:rPr>
        <w:rFonts w:ascii="Times New Roman" w:hAnsi="Times New Roman" w:hint="default"/>
      </w:rPr>
    </w:lvl>
  </w:abstractNum>
  <w:abstractNum w:abstractNumId="13">
    <w:nsid w:val="50A76CA5"/>
    <w:multiLevelType w:val="hybridMultilevel"/>
    <w:tmpl w:val="78D4D7C4"/>
    <w:lvl w:ilvl="0" w:tplc="5EFC5454">
      <w:start w:val="1"/>
      <w:numFmt w:val="bullet"/>
      <w:pStyle w:val="BulletIndent2"/>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nsid w:val="515F5DCC"/>
    <w:multiLevelType w:val="hybridMultilevel"/>
    <w:tmpl w:val="51664EA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
    <w:nsid w:val="52C76E58"/>
    <w:multiLevelType w:val="hybridMultilevel"/>
    <w:tmpl w:val="A74C9268"/>
    <w:lvl w:ilvl="0" w:tplc="07942FCE">
      <w:start w:val="1"/>
      <w:numFmt w:val="lowerRoman"/>
      <w:pStyle w:val="Numberingiii"/>
      <w:lvlText w:val="%1."/>
      <w:lvlJc w:val="left"/>
      <w:pPr>
        <w:ind w:left="1134" w:firstLine="0"/>
      </w:pPr>
      <w:rPr>
        <w:rFonts w:cs="Times New Roman"/>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550D0B0A"/>
    <w:multiLevelType w:val="hybridMultilevel"/>
    <w:tmpl w:val="85C2CB06"/>
    <w:lvl w:ilvl="0" w:tplc="02221472">
      <w:start w:val="1"/>
      <w:numFmt w:val="bullet"/>
      <w:pStyle w:val="To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CD2EA0"/>
    <w:multiLevelType w:val="hybridMultilevel"/>
    <w:tmpl w:val="C2501D12"/>
    <w:lvl w:ilvl="0" w:tplc="4F7A66D6">
      <w:start w:val="1"/>
      <w:numFmt w:val="bullet"/>
      <w:pStyle w:val="BulletIndent0"/>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9D224C2"/>
    <w:multiLevelType w:val="hybridMultilevel"/>
    <w:tmpl w:val="DBDE4E70"/>
    <w:lvl w:ilvl="0" w:tplc="2D744AC4">
      <w:start w:val="1"/>
      <w:numFmt w:val="bullet"/>
      <w:pStyle w:val="RedBullet"/>
      <w:lvlText w:val=""/>
      <w:lvlJc w:val="left"/>
      <w:pPr>
        <w:ind w:left="720" w:hanging="360"/>
      </w:pPr>
      <w:rPr>
        <w:rFonts w:ascii="Wingdings" w:hAnsi="Wingdings" w:cs="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2E7224"/>
    <w:multiLevelType w:val="hybridMultilevel"/>
    <w:tmpl w:val="50CE48D0"/>
    <w:lvl w:ilvl="0" w:tplc="E55CB008">
      <w:start w:val="1"/>
      <w:numFmt w:val="bullet"/>
      <w:pStyle w:val="BulletIndent1"/>
      <w:lvlText w:val=""/>
      <w:lvlJc w:val="left"/>
      <w:pPr>
        <w:ind w:left="78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78BA4521"/>
    <w:multiLevelType w:val="hybridMultilevel"/>
    <w:tmpl w:val="9E2A4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99D4649"/>
    <w:multiLevelType w:val="hybridMultilevel"/>
    <w:tmpl w:val="3B64F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1C2D13"/>
    <w:multiLevelType w:val="singleLevel"/>
    <w:tmpl w:val="B5983608"/>
    <w:lvl w:ilvl="0">
      <w:start w:val="1"/>
      <w:numFmt w:val="decimal"/>
      <w:lvlText w:val="%1"/>
      <w:legacy w:legacy="1" w:legacySpace="0" w:legacyIndent="360"/>
      <w:lvlJc w:val="left"/>
      <w:pPr>
        <w:ind w:left="360" w:hanging="360"/>
      </w:pPr>
      <w:rPr>
        <w:rFonts w:ascii="PMingLiU" w:eastAsia="PMingLiU" w:hAnsi="PMingLiU" w:hint="eastAsia"/>
        <w:b/>
        <w:i w:val="0"/>
        <w:sz w:val="21"/>
      </w:rPr>
    </w:lvl>
  </w:abstractNum>
  <w:num w:numId="1">
    <w:abstractNumId w:val="16"/>
  </w:num>
  <w:num w:numId="2">
    <w:abstractNumId w:val="9"/>
  </w:num>
  <w:num w:numId="3">
    <w:abstractNumId w:val="18"/>
  </w:num>
  <w:num w:numId="4">
    <w:abstractNumId w:val="19"/>
  </w:num>
  <w:num w:numId="5">
    <w:abstractNumId w:val="13"/>
  </w:num>
  <w:num w:numId="6">
    <w:abstractNumId w:val="17"/>
  </w:num>
  <w:num w:numId="7">
    <w:abstractNumId w:val="11"/>
  </w:num>
  <w:num w:numId="8">
    <w:abstractNumId w:val="2"/>
  </w:num>
  <w:num w:numId="9">
    <w:abstractNumId w:val="15"/>
  </w:num>
  <w:num w:numId="10">
    <w:abstractNumId w:val="0"/>
  </w:num>
  <w:num w:numId="11">
    <w:abstractNumId w:val="9"/>
    <w:lvlOverride w:ilvl="0">
      <w:startOverride w:val="1"/>
    </w:lvlOverride>
  </w:num>
  <w:num w:numId="12">
    <w:abstractNumId w:val="9"/>
    <w:lvlOverride w:ilvl="0">
      <w:startOverride w:val="1"/>
    </w:lvlOverride>
  </w:num>
  <w:num w:numId="13">
    <w:abstractNumId w:val="22"/>
  </w:num>
  <w:num w:numId="14">
    <w:abstractNumId w:val="8"/>
  </w:num>
  <w:num w:numId="15">
    <w:abstractNumId w:val="9"/>
    <w:lvlOverride w:ilvl="0">
      <w:startOverride w:val="1"/>
    </w:lvlOverride>
  </w:num>
  <w:num w:numId="16">
    <w:abstractNumId w:val="9"/>
  </w:num>
  <w:num w:numId="17">
    <w:abstractNumId w:val="9"/>
    <w:lvlOverride w:ilvl="0">
      <w:startOverride w:val="1"/>
    </w:lvlOverride>
  </w:num>
  <w:num w:numId="18">
    <w:abstractNumId w:val="9"/>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9"/>
    <w:lvlOverride w:ilvl="0">
      <w:startOverride w:val="1"/>
    </w:lvlOverride>
  </w:num>
  <w:num w:numId="22">
    <w:abstractNumId w:val="11"/>
  </w:num>
  <w:num w:numId="23">
    <w:abstractNumId w:val="15"/>
    <w:lvlOverride w:ilvl="0">
      <w:startOverride w:val="1"/>
    </w:lvlOverride>
  </w:num>
  <w:num w:numId="24">
    <w:abstractNumId w:val="15"/>
    <w:lvlOverride w:ilvl="0">
      <w:startOverride w:val="1"/>
    </w:lvlOverride>
  </w:num>
  <w:num w:numId="25">
    <w:abstractNumId w:val="11"/>
    <w:lvlOverride w:ilvl="0">
      <w:startOverride w:val="1"/>
    </w:lvlOverride>
  </w:num>
  <w:num w:numId="26">
    <w:abstractNumId w:val="15"/>
    <w:lvlOverride w:ilvl="0">
      <w:startOverride w:val="1"/>
    </w:lvlOverride>
  </w:num>
  <w:num w:numId="27">
    <w:abstractNumId w:val="11"/>
  </w:num>
  <w:num w:numId="28">
    <w:abstractNumId w:val="15"/>
  </w:num>
  <w:num w:numId="29">
    <w:abstractNumId w:val="11"/>
    <w:lvlOverride w:ilvl="0">
      <w:startOverride w:val="1"/>
    </w:lvlOverride>
  </w:num>
  <w:num w:numId="30">
    <w:abstractNumId w:val="11"/>
    <w:lvlOverride w:ilvl="0">
      <w:startOverride w:val="1"/>
    </w:lvlOverride>
  </w:num>
  <w:num w:numId="31">
    <w:abstractNumId w:val="11"/>
    <w:lvlOverride w:ilvl="0">
      <w:startOverride w:val="1"/>
    </w:lvlOverride>
  </w:num>
  <w:num w:numId="32">
    <w:abstractNumId w:val="15"/>
    <w:lvlOverride w:ilvl="0">
      <w:startOverride w:val="1"/>
    </w:lvlOverride>
  </w:num>
  <w:num w:numId="33">
    <w:abstractNumId w:val="11"/>
    <w:lvlOverride w:ilvl="0">
      <w:startOverride w:val="1"/>
    </w:lvlOverride>
  </w:num>
  <w:num w:numId="34">
    <w:abstractNumId w:val="15"/>
    <w:lvlOverride w:ilvl="0">
      <w:startOverride w:val="1"/>
    </w:lvlOverride>
  </w:num>
  <w:num w:numId="35">
    <w:abstractNumId w:val="6"/>
  </w:num>
  <w:num w:numId="36">
    <w:abstractNumId w:val="21"/>
  </w:num>
  <w:num w:numId="37">
    <w:abstractNumId w:val="3"/>
  </w:num>
  <w:num w:numId="38">
    <w:abstractNumId w:val="4"/>
  </w:num>
  <w:num w:numId="39">
    <w:abstractNumId w:val="20"/>
  </w:num>
  <w:num w:numId="40">
    <w:abstractNumId w:val="14"/>
  </w:num>
  <w:num w:numId="41">
    <w:abstractNumId w:val="10"/>
  </w:num>
  <w:num w:numId="42">
    <w:abstractNumId w:val="12"/>
  </w:num>
  <w:num w:numId="43">
    <w:abstractNumId w:val="7"/>
  </w:num>
  <w:num w:numId="44">
    <w:abstractNumId w:val="5"/>
  </w:num>
  <w:num w:numId="45">
    <w:abstractNumId w:val="1"/>
  </w:num>
  <w:num w:numId="46">
    <w:abstractNumId w:val="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stylePaneFormatFilter w:val="1024"/>
  <w:stylePaneSortMethod w:val="0000"/>
  <w:trackRevisions/>
  <w:defaultTabStop w:val="567"/>
  <w:evenAndOddHeaders/>
  <w:drawingGridHorizontalSpacing w:val="100"/>
  <w:displayHorizontalDrawingGridEvery w:val="2"/>
  <w:noPunctuationKerning/>
  <w:characterSpacingControl w:val="doNotCompress"/>
  <w:hdrShapeDefaults>
    <o:shapedefaults v:ext="edit" spidmax="62466"/>
  </w:hdrShapeDefaults>
  <w:footnotePr>
    <w:footnote w:id="-1"/>
    <w:footnote w:id="0"/>
  </w:footnotePr>
  <w:endnotePr>
    <w:endnote w:id="-1"/>
    <w:endnote w:id="0"/>
  </w:endnotePr>
  <w:compat/>
  <w:rsids>
    <w:rsidRoot w:val="003402D9"/>
    <w:rsid w:val="00001CF0"/>
    <w:rsid w:val="00001FB1"/>
    <w:rsid w:val="00006E89"/>
    <w:rsid w:val="00007A14"/>
    <w:rsid w:val="00012281"/>
    <w:rsid w:val="000216FE"/>
    <w:rsid w:val="00022A53"/>
    <w:rsid w:val="00023487"/>
    <w:rsid w:val="00025D4E"/>
    <w:rsid w:val="00031B4D"/>
    <w:rsid w:val="00033135"/>
    <w:rsid w:val="00034479"/>
    <w:rsid w:val="00034514"/>
    <w:rsid w:val="00040630"/>
    <w:rsid w:val="000418C9"/>
    <w:rsid w:val="0004288C"/>
    <w:rsid w:val="000507B0"/>
    <w:rsid w:val="000509C9"/>
    <w:rsid w:val="00050D6A"/>
    <w:rsid w:val="00050FDD"/>
    <w:rsid w:val="00051F0C"/>
    <w:rsid w:val="00052C07"/>
    <w:rsid w:val="00053797"/>
    <w:rsid w:val="00055B3B"/>
    <w:rsid w:val="00062B2A"/>
    <w:rsid w:val="000635A6"/>
    <w:rsid w:val="000635D5"/>
    <w:rsid w:val="00063916"/>
    <w:rsid w:val="00063F2F"/>
    <w:rsid w:val="00065289"/>
    <w:rsid w:val="000706AE"/>
    <w:rsid w:val="00070988"/>
    <w:rsid w:val="00070A53"/>
    <w:rsid w:val="0008267E"/>
    <w:rsid w:val="0008324D"/>
    <w:rsid w:val="000A6073"/>
    <w:rsid w:val="000B3D2F"/>
    <w:rsid w:val="000B6AD5"/>
    <w:rsid w:val="000B6C50"/>
    <w:rsid w:val="000C6D50"/>
    <w:rsid w:val="000D2BF6"/>
    <w:rsid w:val="000D6A30"/>
    <w:rsid w:val="000D734D"/>
    <w:rsid w:val="000D7E4E"/>
    <w:rsid w:val="000E32EB"/>
    <w:rsid w:val="000E3BA9"/>
    <w:rsid w:val="000E3EE7"/>
    <w:rsid w:val="000E705C"/>
    <w:rsid w:val="000F34AA"/>
    <w:rsid w:val="00101954"/>
    <w:rsid w:val="001037F5"/>
    <w:rsid w:val="00111FC4"/>
    <w:rsid w:val="001121B4"/>
    <w:rsid w:val="0011396A"/>
    <w:rsid w:val="00114AB9"/>
    <w:rsid w:val="0012767F"/>
    <w:rsid w:val="00144DCC"/>
    <w:rsid w:val="001510BB"/>
    <w:rsid w:val="00151EA1"/>
    <w:rsid w:val="00154900"/>
    <w:rsid w:val="001561B3"/>
    <w:rsid w:val="001679A0"/>
    <w:rsid w:val="00170A99"/>
    <w:rsid w:val="00172656"/>
    <w:rsid w:val="00176A54"/>
    <w:rsid w:val="00176AA5"/>
    <w:rsid w:val="00183DAC"/>
    <w:rsid w:val="00184B19"/>
    <w:rsid w:val="00185827"/>
    <w:rsid w:val="0018625B"/>
    <w:rsid w:val="001913C6"/>
    <w:rsid w:val="001B42CE"/>
    <w:rsid w:val="001B574E"/>
    <w:rsid w:val="001B6C6E"/>
    <w:rsid w:val="001C0704"/>
    <w:rsid w:val="001C28DF"/>
    <w:rsid w:val="001C2E05"/>
    <w:rsid w:val="001C33FE"/>
    <w:rsid w:val="001C7609"/>
    <w:rsid w:val="001C7A7A"/>
    <w:rsid w:val="001D074F"/>
    <w:rsid w:val="001D29F8"/>
    <w:rsid w:val="001D3595"/>
    <w:rsid w:val="001D44FF"/>
    <w:rsid w:val="001F3FD5"/>
    <w:rsid w:val="00207BFC"/>
    <w:rsid w:val="00207F31"/>
    <w:rsid w:val="00212CCD"/>
    <w:rsid w:val="00220E72"/>
    <w:rsid w:val="00224135"/>
    <w:rsid w:val="00226891"/>
    <w:rsid w:val="002300DF"/>
    <w:rsid w:val="00230FB0"/>
    <w:rsid w:val="00231CF2"/>
    <w:rsid w:val="00232A25"/>
    <w:rsid w:val="002354CC"/>
    <w:rsid w:val="002421B0"/>
    <w:rsid w:val="00243B04"/>
    <w:rsid w:val="00243B85"/>
    <w:rsid w:val="00246971"/>
    <w:rsid w:val="0025040F"/>
    <w:rsid w:val="00252A63"/>
    <w:rsid w:val="00253215"/>
    <w:rsid w:val="002557BE"/>
    <w:rsid w:val="0026091B"/>
    <w:rsid w:val="002654DD"/>
    <w:rsid w:val="002759DB"/>
    <w:rsid w:val="00291BA5"/>
    <w:rsid w:val="002927B1"/>
    <w:rsid w:val="00293EAE"/>
    <w:rsid w:val="002958AF"/>
    <w:rsid w:val="002A106B"/>
    <w:rsid w:val="002A1F16"/>
    <w:rsid w:val="002B0B2C"/>
    <w:rsid w:val="002B58E1"/>
    <w:rsid w:val="002B7779"/>
    <w:rsid w:val="002C1959"/>
    <w:rsid w:val="002D0934"/>
    <w:rsid w:val="002E2234"/>
    <w:rsid w:val="002E6AA0"/>
    <w:rsid w:val="002F0B0D"/>
    <w:rsid w:val="00302AAF"/>
    <w:rsid w:val="0030414B"/>
    <w:rsid w:val="00304E88"/>
    <w:rsid w:val="003070DD"/>
    <w:rsid w:val="00307908"/>
    <w:rsid w:val="0031366C"/>
    <w:rsid w:val="003179B8"/>
    <w:rsid w:val="003204C4"/>
    <w:rsid w:val="0032158E"/>
    <w:rsid w:val="00323BE4"/>
    <w:rsid w:val="00323E59"/>
    <w:rsid w:val="00330CF5"/>
    <w:rsid w:val="00331368"/>
    <w:rsid w:val="00336322"/>
    <w:rsid w:val="003402D9"/>
    <w:rsid w:val="0034072D"/>
    <w:rsid w:val="00343218"/>
    <w:rsid w:val="00344264"/>
    <w:rsid w:val="00344EBE"/>
    <w:rsid w:val="00366DE2"/>
    <w:rsid w:val="003675DD"/>
    <w:rsid w:val="003729E3"/>
    <w:rsid w:val="00382511"/>
    <w:rsid w:val="003840DE"/>
    <w:rsid w:val="00393C0C"/>
    <w:rsid w:val="003A1DC5"/>
    <w:rsid w:val="003A7EA7"/>
    <w:rsid w:val="003B0BD4"/>
    <w:rsid w:val="003B28D4"/>
    <w:rsid w:val="003B7A07"/>
    <w:rsid w:val="003C299B"/>
    <w:rsid w:val="003C3DA2"/>
    <w:rsid w:val="003D6613"/>
    <w:rsid w:val="003E4057"/>
    <w:rsid w:val="003E5442"/>
    <w:rsid w:val="003F544E"/>
    <w:rsid w:val="0040167D"/>
    <w:rsid w:val="00401826"/>
    <w:rsid w:val="00404198"/>
    <w:rsid w:val="00404B16"/>
    <w:rsid w:val="00406D03"/>
    <w:rsid w:val="00411DB8"/>
    <w:rsid w:val="00413D36"/>
    <w:rsid w:val="004239A2"/>
    <w:rsid w:val="00425D75"/>
    <w:rsid w:val="004267E7"/>
    <w:rsid w:val="00431207"/>
    <w:rsid w:val="00432165"/>
    <w:rsid w:val="00435000"/>
    <w:rsid w:val="00443B39"/>
    <w:rsid w:val="004458F8"/>
    <w:rsid w:val="00447395"/>
    <w:rsid w:val="004616C4"/>
    <w:rsid w:val="00463618"/>
    <w:rsid w:val="00465A5F"/>
    <w:rsid w:val="00466D62"/>
    <w:rsid w:val="00467980"/>
    <w:rsid w:val="00467F3E"/>
    <w:rsid w:val="0047130B"/>
    <w:rsid w:val="00472031"/>
    <w:rsid w:val="00472720"/>
    <w:rsid w:val="00474698"/>
    <w:rsid w:val="00475001"/>
    <w:rsid w:val="00486224"/>
    <w:rsid w:val="00494B8B"/>
    <w:rsid w:val="00497D18"/>
    <w:rsid w:val="00497FEB"/>
    <w:rsid w:val="004A0CDA"/>
    <w:rsid w:val="004A11EE"/>
    <w:rsid w:val="004A36E9"/>
    <w:rsid w:val="004A4F65"/>
    <w:rsid w:val="004B1A5D"/>
    <w:rsid w:val="004B31C7"/>
    <w:rsid w:val="004B6F6E"/>
    <w:rsid w:val="004C3089"/>
    <w:rsid w:val="004C653A"/>
    <w:rsid w:val="004D1AEE"/>
    <w:rsid w:val="004E57D9"/>
    <w:rsid w:val="004F1F26"/>
    <w:rsid w:val="004F685C"/>
    <w:rsid w:val="0050168C"/>
    <w:rsid w:val="0050367F"/>
    <w:rsid w:val="005070A8"/>
    <w:rsid w:val="00507B79"/>
    <w:rsid w:val="005122DE"/>
    <w:rsid w:val="00517D2F"/>
    <w:rsid w:val="00520FDA"/>
    <w:rsid w:val="005217C6"/>
    <w:rsid w:val="005239B4"/>
    <w:rsid w:val="0052760F"/>
    <w:rsid w:val="005328EC"/>
    <w:rsid w:val="00541C0E"/>
    <w:rsid w:val="00542B31"/>
    <w:rsid w:val="0054467C"/>
    <w:rsid w:val="00545516"/>
    <w:rsid w:val="00546594"/>
    <w:rsid w:val="005569FC"/>
    <w:rsid w:val="00561653"/>
    <w:rsid w:val="005705E0"/>
    <w:rsid w:val="00574553"/>
    <w:rsid w:val="00580DC5"/>
    <w:rsid w:val="00584128"/>
    <w:rsid w:val="005846FF"/>
    <w:rsid w:val="00586961"/>
    <w:rsid w:val="00597FCA"/>
    <w:rsid w:val="005B064F"/>
    <w:rsid w:val="005B3A12"/>
    <w:rsid w:val="005B5BF2"/>
    <w:rsid w:val="005B6F14"/>
    <w:rsid w:val="005C308F"/>
    <w:rsid w:val="005C4E54"/>
    <w:rsid w:val="005D13AE"/>
    <w:rsid w:val="005D1632"/>
    <w:rsid w:val="005D2062"/>
    <w:rsid w:val="005D6CD4"/>
    <w:rsid w:val="005E265B"/>
    <w:rsid w:val="005E3497"/>
    <w:rsid w:val="005E74A9"/>
    <w:rsid w:val="005F056D"/>
    <w:rsid w:val="005F7E02"/>
    <w:rsid w:val="00600550"/>
    <w:rsid w:val="0060588E"/>
    <w:rsid w:val="00615365"/>
    <w:rsid w:val="00620CF5"/>
    <w:rsid w:val="00622456"/>
    <w:rsid w:val="006252A8"/>
    <w:rsid w:val="00625F6C"/>
    <w:rsid w:val="0063523D"/>
    <w:rsid w:val="006353AD"/>
    <w:rsid w:val="006523FB"/>
    <w:rsid w:val="00652526"/>
    <w:rsid w:val="00657EA3"/>
    <w:rsid w:val="00666315"/>
    <w:rsid w:val="00666F5B"/>
    <w:rsid w:val="00675E6E"/>
    <w:rsid w:val="006764B7"/>
    <w:rsid w:val="006906FE"/>
    <w:rsid w:val="006A26E1"/>
    <w:rsid w:val="006B14B7"/>
    <w:rsid w:val="006B30D5"/>
    <w:rsid w:val="006B7AEB"/>
    <w:rsid w:val="006B7B6C"/>
    <w:rsid w:val="006C3512"/>
    <w:rsid w:val="006C6887"/>
    <w:rsid w:val="006D0CCA"/>
    <w:rsid w:val="006D5CAE"/>
    <w:rsid w:val="006D7744"/>
    <w:rsid w:val="006E0448"/>
    <w:rsid w:val="006E3C57"/>
    <w:rsid w:val="006E7290"/>
    <w:rsid w:val="006F4387"/>
    <w:rsid w:val="00703CDF"/>
    <w:rsid w:val="00707B12"/>
    <w:rsid w:val="007101F4"/>
    <w:rsid w:val="0071184B"/>
    <w:rsid w:val="00716554"/>
    <w:rsid w:val="00716D22"/>
    <w:rsid w:val="007207A2"/>
    <w:rsid w:val="00733938"/>
    <w:rsid w:val="00740890"/>
    <w:rsid w:val="00750410"/>
    <w:rsid w:val="007522E8"/>
    <w:rsid w:val="00756315"/>
    <w:rsid w:val="0075645A"/>
    <w:rsid w:val="00757149"/>
    <w:rsid w:val="007624DE"/>
    <w:rsid w:val="00762EE4"/>
    <w:rsid w:val="007641A1"/>
    <w:rsid w:val="00767EC7"/>
    <w:rsid w:val="00783811"/>
    <w:rsid w:val="00784A65"/>
    <w:rsid w:val="00787349"/>
    <w:rsid w:val="00790A7E"/>
    <w:rsid w:val="007A01B7"/>
    <w:rsid w:val="007A45AE"/>
    <w:rsid w:val="007B0F83"/>
    <w:rsid w:val="007B41E0"/>
    <w:rsid w:val="007B470B"/>
    <w:rsid w:val="007B7E57"/>
    <w:rsid w:val="007C1A23"/>
    <w:rsid w:val="007C2484"/>
    <w:rsid w:val="007C374E"/>
    <w:rsid w:val="007C46AE"/>
    <w:rsid w:val="007D5E3A"/>
    <w:rsid w:val="007E3D9C"/>
    <w:rsid w:val="007E46F1"/>
    <w:rsid w:val="007E48B4"/>
    <w:rsid w:val="007E5A8F"/>
    <w:rsid w:val="007E64AC"/>
    <w:rsid w:val="007F467D"/>
    <w:rsid w:val="0080109E"/>
    <w:rsid w:val="00804083"/>
    <w:rsid w:val="0080652F"/>
    <w:rsid w:val="008068B7"/>
    <w:rsid w:val="008070BF"/>
    <w:rsid w:val="00807F03"/>
    <w:rsid w:val="008100E5"/>
    <w:rsid w:val="00810AC9"/>
    <w:rsid w:val="00812259"/>
    <w:rsid w:val="00812FEB"/>
    <w:rsid w:val="00815057"/>
    <w:rsid w:val="00817D09"/>
    <w:rsid w:val="00817FFC"/>
    <w:rsid w:val="00823915"/>
    <w:rsid w:val="008278E3"/>
    <w:rsid w:val="00832BD9"/>
    <w:rsid w:val="00834F31"/>
    <w:rsid w:val="0085274C"/>
    <w:rsid w:val="00853191"/>
    <w:rsid w:val="00854692"/>
    <w:rsid w:val="00864E86"/>
    <w:rsid w:val="00875A2C"/>
    <w:rsid w:val="0087734F"/>
    <w:rsid w:val="00877A7F"/>
    <w:rsid w:val="008964BB"/>
    <w:rsid w:val="008A50ED"/>
    <w:rsid w:val="008A5E9C"/>
    <w:rsid w:val="008B060F"/>
    <w:rsid w:val="008B1F55"/>
    <w:rsid w:val="008B30EE"/>
    <w:rsid w:val="008C18AF"/>
    <w:rsid w:val="008C279D"/>
    <w:rsid w:val="008C38C8"/>
    <w:rsid w:val="008C7A59"/>
    <w:rsid w:val="008D2092"/>
    <w:rsid w:val="008D2536"/>
    <w:rsid w:val="008D3601"/>
    <w:rsid w:val="008D6C45"/>
    <w:rsid w:val="008E1393"/>
    <w:rsid w:val="008E31DA"/>
    <w:rsid w:val="008E5D0A"/>
    <w:rsid w:val="008F24D9"/>
    <w:rsid w:val="008F4108"/>
    <w:rsid w:val="008F749E"/>
    <w:rsid w:val="00901055"/>
    <w:rsid w:val="0090147F"/>
    <w:rsid w:val="00902E58"/>
    <w:rsid w:val="00914508"/>
    <w:rsid w:val="009164E1"/>
    <w:rsid w:val="009165EB"/>
    <w:rsid w:val="00916CCA"/>
    <w:rsid w:val="00920EE4"/>
    <w:rsid w:val="0092126E"/>
    <w:rsid w:val="00922A70"/>
    <w:rsid w:val="0092311A"/>
    <w:rsid w:val="00935C22"/>
    <w:rsid w:val="00940A7C"/>
    <w:rsid w:val="0094215C"/>
    <w:rsid w:val="009439DA"/>
    <w:rsid w:val="009451E3"/>
    <w:rsid w:val="009508DA"/>
    <w:rsid w:val="00954236"/>
    <w:rsid w:val="00955BBC"/>
    <w:rsid w:val="00966E15"/>
    <w:rsid w:val="009674C0"/>
    <w:rsid w:val="00976512"/>
    <w:rsid w:val="00977581"/>
    <w:rsid w:val="00982A26"/>
    <w:rsid w:val="00984873"/>
    <w:rsid w:val="009A3E00"/>
    <w:rsid w:val="009B0819"/>
    <w:rsid w:val="009B7ED3"/>
    <w:rsid w:val="009C0A3B"/>
    <w:rsid w:val="009C174D"/>
    <w:rsid w:val="009C2664"/>
    <w:rsid w:val="009C2AA8"/>
    <w:rsid w:val="009C3967"/>
    <w:rsid w:val="009C5F56"/>
    <w:rsid w:val="009D1BC0"/>
    <w:rsid w:val="009D2D51"/>
    <w:rsid w:val="009D744C"/>
    <w:rsid w:val="009D794B"/>
    <w:rsid w:val="009E07BD"/>
    <w:rsid w:val="009E62E3"/>
    <w:rsid w:val="00A06B58"/>
    <w:rsid w:val="00A06C0E"/>
    <w:rsid w:val="00A11368"/>
    <w:rsid w:val="00A15604"/>
    <w:rsid w:val="00A22374"/>
    <w:rsid w:val="00A26EC4"/>
    <w:rsid w:val="00A333CD"/>
    <w:rsid w:val="00A41DA0"/>
    <w:rsid w:val="00A463CC"/>
    <w:rsid w:val="00A47F64"/>
    <w:rsid w:val="00A5041E"/>
    <w:rsid w:val="00A577DD"/>
    <w:rsid w:val="00A62C69"/>
    <w:rsid w:val="00A62CE0"/>
    <w:rsid w:val="00A66003"/>
    <w:rsid w:val="00A66496"/>
    <w:rsid w:val="00A7550D"/>
    <w:rsid w:val="00A756C9"/>
    <w:rsid w:val="00A863EF"/>
    <w:rsid w:val="00A87D44"/>
    <w:rsid w:val="00A97525"/>
    <w:rsid w:val="00AA61BB"/>
    <w:rsid w:val="00AB1260"/>
    <w:rsid w:val="00AC1247"/>
    <w:rsid w:val="00AC7BDB"/>
    <w:rsid w:val="00AD1361"/>
    <w:rsid w:val="00AD1377"/>
    <w:rsid w:val="00AD2533"/>
    <w:rsid w:val="00AD5AE7"/>
    <w:rsid w:val="00AD61B3"/>
    <w:rsid w:val="00AD71C0"/>
    <w:rsid w:val="00AE29FA"/>
    <w:rsid w:val="00AE78D1"/>
    <w:rsid w:val="00AE7940"/>
    <w:rsid w:val="00AF6F9B"/>
    <w:rsid w:val="00B033C3"/>
    <w:rsid w:val="00B05859"/>
    <w:rsid w:val="00B10132"/>
    <w:rsid w:val="00B10757"/>
    <w:rsid w:val="00B1284B"/>
    <w:rsid w:val="00B16850"/>
    <w:rsid w:val="00B174BC"/>
    <w:rsid w:val="00B17945"/>
    <w:rsid w:val="00B230D9"/>
    <w:rsid w:val="00B36EA3"/>
    <w:rsid w:val="00B37A0E"/>
    <w:rsid w:val="00B4340C"/>
    <w:rsid w:val="00B4410C"/>
    <w:rsid w:val="00B523BE"/>
    <w:rsid w:val="00B60942"/>
    <w:rsid w:val="00B61940"/>
    <w:rsid w:val="00B62338"/>
    <w:rsid w:val="00B65B83"/>
    <w:rsid w:val="00B766A3"/>
    <w:rsid w:val="00B83F4E"/>
    <w:rsid w:val="00B8767A"/>
    <w:rsid w:val="00B87E7F"/>
    <w:rsid w:val="00B935C5"/>
    <w:rsid w:val="00B93F61"/>
    <w:rsid w:val="00BA02C6"/>
    <w:rsid w:val="00BB6B5B"/>
    <w:rsid w:val="00BC39C6"/>
    <w:rsid w:val="00BC483D"/>
    <w:rsid w:val="00BD2428"/>
    <w:rsid w:val="00BE23A3"/>
    <w:rsid w:val="00BE5ABD"/>
    <w:rsid w:val="00BE6B5B"/>
    <w:rsid w:val="00BF1F81"/>
    <w:rsid w:val="00BF45D1"/>
    <w:rsid w:val="00C04E1E"/>
    <w:rsid w:val="00C0589D"/>
    <w:rsid w:val="00C11045"/>
    <w:rsid w:val="00C136B4"/>
    <w:rsid w:val="00C146DD"/>
    <w:rsid w:val="00C14A9C"/>
    <w:rsid w:val="00C16278"/>
    <w:rsid w:val="00C20DC1"/>
    <w:rsid w:val="00C34248"/>
    <w:rsid w:val="00C3462E"/>
    <w:rsid w:val="00C41244"/>
    <w:rsid w:val="00C4327C"/>
    <w:rsid w:val="00C47EC0"/>
    <w:rsid w:val="00C50DCA"/>
    <w:rsid w:val="00C5287A"/>
    <w:rsid w:val="00C53516"/>
    <w:rsid w:val="00C57036"/>
    <w:rsid w:val="00C6673D"/>
    <w:rsid w:val="00C7075F"/>
    <w:rsid w:val="00C73FD1"/>
    <w:rsid w:val="00C75D83"/>
    <w:rsid w:val="00C86059"/>
    <w:rsid w:val="00C95328"/>
    <w:rsid w:val="00CA5E1B"/>
    <w:rsid w:val="00CA5F67"/>
    <w:rsid w:val="00CB74DA"/>
    <w:rsid w:val="00CC432A"/>
    <w:rsid w:val="00CC518E"/>
    <w:rsid w:val="00CC6EEB"/>
    <w:rsid w:val="00CD0210"/>
    <w:rsid w:val="00CD5592"/>
    <w:rsid w:val="00CD6602"/>
    <w:rsid w:val="00CE2891"/>
    <w:rsid w:val="00CF01D1"/>
    <w:rsid w:val="00CF2DEC"/>
    <w:rsid w:val="00CF7776"/>
    <w:rsid w:val="00D01A1E"/>
    <w:rsid w:val="00D174F2"/>
    <w:rsid w:val="00D176CC"/>
    <w:rsid w:val="00D179FD"/>
    <w:rsid w:val="00D20CF3"/>
    <w:rsid w:val="00D26736"/>
    <w:rsid w:val="00D27429"/>
    <w:rsid w:val="00D279E3"/>
    <w:rsid w:val="00D31984"/>
    <w:rsid w:val="00D3663A"/>
    <w:rsid w:val="00D37602"/>
    <w:rsid w:val="00D42421"/>
    <w:rsid w:val="00D50CC0"/>
    <w:rsid w:val="00D55BA1"/>
    <w:rsid w:val="00D64A7E"/>
    <w:rsid w:val="00D71BD3"/>
    <w:rsid w:val="00D76E89"/>
    <w:rsid w:val="00D770A3"/>
    <w:rsid w:val="00D8433C"/>
    <w:rsid w:val="00D90566"/>
    <w:rsid w:val="00D93F69"/>
    <w:rsid w:val="00D96206"/>
    <w:rsid w:val="00D97027"/>
    <w:rsid w:val="00DA40A7"/>
    <w:rsid w:val="00DA428F"/>
    <w:rsid w:val="00DA6272"/>
    <w:rsid w:val="00DB68C0"/>
    <w:rsid w:val="00DC3F80"/>
    <w:rsid w:val="00DC59D2"/>
    <w:rsid w:val="00DC7107"/>
    <w:rsid w:val="00DD0798"/>
    <w:rsid w:val="00DD12EA"/>
    <w:rsid w:val="00DD4A77"/>
    <w:rsid w:val="00DE4A26"/>
    <w:rsid w:val="00DF0559"/>
    <w:rsid w:val="00DF41CC"/>
    <w:rsid w:val="00DF4E2F"/>
    <w:rsid w:val="00DF57EB"/>
    <w:rsid w:val="00DF62C8"/>
    <w:rsid w:val="00E04E16"/>
    <w:rsid w:val="00E050AC"/>
    <w:rsid w:val="00E06663"/>
    <w:rsid w:val="00E11758"/>
    <w:rsid w:val="00E2540E"/>
    <w:rsid w:val="00E309A9"/>
    <w:rsid w:val="00E3322A"/>
    <w:rsid w:val="00E43F24"/>
    <w:rsid w:val="00E45893"/>
    <w:rsid w:val="00E504C9"/>
    <w:rsid w:val="00E55406"/>
    <w:rsid w:val="00E57C94"/>
    <w:rsid w:val="00E641E3"/>
    <w:rsid w:val="00E66992"/>
    <w:rsid w:val="00E71F54"/>
    <w:rsid w:val="00E72DF8"/>
    <w:rsid w:val="00E7313B"/>
    <w:rsid w:val="00E733C6"/>
    <w:rsid w:val="00E85CA2"/>
    <w:rsid w:val="00E86349"/>
    <w:rsid w:val="00E95A0D"/>
    <w:rsid w:val="00EB58B7"/>
    <w:rsid w:val="00EB616F"/>
    <w:rsid w:val="00EB7C60"/>
    <w:rsid w:val="00ED261D"/>
    <w:rsid w:val="00ED44EE"/>
    <w:rsid w:val="00ED4623"/>
    <w:rsid w:val="00EE135C"/>
    <w:rsid w:val="00EE3E34"/>
    <w:rsid w:val="00EF1643"/>
    <w:rsid w:val="00EF16C0"/>
    <w:rsid w:val="00EF5E41"/>
    <w:rsid w:val="00EF6336"/>
    <w:rsid w:val="00EF72F0"/>
    <w:rsid w:val="00F02E2F"/>
    <w:rsid w:val="00F04053"/>
    <w:rsid w:val="00F0444D"/>
    <w:rsid w:val="00F1120A"/>
    <w:rsid w:val="00F147D2"/>
    <w:rsid w:val="00F16CAF"/>
    <w:rsid w:val="00F1762C"/>
    <w:rsid w:val="00F30CB0"/>
    <w:rsid w:val="00F31F89"/>
    <w:rsid w:val="00F400AF"/>
    <w:rsid w:val="00F40308"/>
    <w:rsid w:val="00F46C22"/>
    <w:rsid w:val="00F53AF3"/>
    <w:rsid w:val="00F55CC8"/>
    <w:rsid w:val="00F56756"/>
    <w:rsid w:val="00F5723D"/>
    <w:rsid w:val="00F623FC"/>
    <w:rsid w:val="00F6456D"/>
    <w:rsid w:val="00F66812"/>
    <w:rsid w:val="00F66D3E"/>
    <w:rsid w:val="00F672CC"/>
    <w:rsid w:val="00F72573"/>
    <w:rsid w:val="00F750B7"/>
    <w:rsid w:val="00F760E0"/>
    <w:rsid w:val="00FA248B"/>
    <w:rsid w:val="00FA3AC6"/>
    <w:rsid w:val="00FA5A5F"/>
    <w:rsid w:val="00FA6273"/>
    <w:rsid w:val="00FB3B59"/>
    <w:rsid w:val="00FB4945"/>
    <w:rsid w:val="00FB58B5"/>
    <w:rsid w:val="00FC3215"/>
    <w:rsid w:val="00FC66F9"/>
    <w:rsid w:val="00FC6C74"/>
    <w:rsid w:val="00FD19A9"/>
    <w:rsid w:val="00FD1CB0"/>
    <w:rsid w:val="00FD2DA8"/>
    <w:rsid w:val="00FD3B88"/>
    <w:rsid w:val="00FD655B"/>
    <w:rsid w:val="00FE00A1"/>
    <w:rsid w:val="00FE221A"/>
    <w:rsid w:val="00FE6EF7"/>
    <w:rsid w:val="00FF0852"/>
    <w:rsid w:val="00FF2B2F"/>
    <w:rsid w:val="00FF5070"/>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B37A0E"/>
    <w:pPr>
      <w:spacing w:before="120" w:after="120"/>
    </w:pPr>
    <w:rPr>
      <w:rFonts w:ascii="Arial" w:hAnsi="Arial"/>
      <w:szCs w:val="24"/>
    </w:rPr>
  </w:style>
  <w:style w:type="paragraph" w:styleId="Heading1">
    <w:name w:val="heading 1"/>
    <w:next w:val="BodyText"/>
    <w:link w:val="Heading1Char"/>
    <w:autoRedefine/>
    <w:qFormat/>
    <w:rsid w:val="00B16850"/>
    <w:pPr>
      <w:keepNext/>
      <w:pageBreakBefore/>
      <w:numPr>
        <w:numId w:val="8"/>
      </w:numPr>
      <w:spacing w:before="360" w:after="160"/>
      <w:ind w:left="567" w:hanging="567"/>
      <w:outlineLvl w:val="0"/>
    </w:pPr>
    <w:rPr>
      <w:rFonts w:ascii="Arial Bold" w:hAnsi="Arial Bold" w:cs="Arial"/>
      <w:b/>
      <w:bCs/>
      <w:color w:val="C00000"/>
      <w:kern w:val="32"/>
      <w:sz w:val="36"/>
      <w:szCs w:val="32"/>
    </w:rPr>
  </w:style>
  <w:style w:type="paragraph" w:styleId="Heading2">
    <w:name w:val="heading 2"/>
    <w:aliases w:val="Heading 2 (1.1)"/>
    <w:next w:val="BodyText"/>
    <w:link w:val="Heading2Char"/>
    <w:qFormat/>
    <w:rsid w:val="00B16850"/>
    <w:pPr>
      <w:keepNext/>
      <w:numPr>
        <w:ilvl w:val="1"/>
        <w:numId w:val="8"/>
      </w:numPr>
      <w:spacing w:before="360" w:after="160"/>
      <w:ind w:left="578" w:hanging="578"/>
      <w:outlineLvl w:val="1"/>
    </w:pPr>
    <w:rPr>
      <w:rFonts w:ascii="Arial Bold" w:hAnsi="Arial Bold" w:cs="Arial"/>
      <w:b/>
      <w:bCs/>
      <w:iCs/>
      <w:sz w:val="32"/>
      <w:szCs w:val="28"/>
    </w:rPr>
  </w:style>
  <w:style w:type="paragraph" w:styleId="Heading3">
    <w:name w:val="heading 3"/>
    <w:aliases w:val="Heading 3 (1.1.1)"/>
    <w:next w:val="BodyText"/>
    <w:link w:val="Heading3Char"/>
    <w:autoRedefine/>
    <w:qFormat/>
    <w:rsid w:val="00A756C9"/>
    <w:pPr>
      <w:keepNext/>
      <w:numPr>
        <w:ilvl w:val="2"/>
        <w:numId w:val="8"/>
      </w:numPr>
      <w:tabs>
        <w:tab w:val="left" w:pos="630"/>
      </w:tabs>
      <w:spacing w:before="360" w:after="160"/>
      <w:outlineLvl w:val="2"/>
    </w:pPr>
    <w:rPr>
      <w:rFonts w:ascii="Arial Bold" w:hAnsi="Arial Bold" w:cs="Arial"/>
      <w:b/>
      <w:bCs/>
      <w:sz w:val="28"/>
      <w:szCs w:val="26"/>
    </w:rPr>
  </w:style>
  <w:style w:type="paragraph" w:styleId="Heading4">
    <w:name w:val="heading 4"/>
    <w:aliases w:val="Heading 4 (1.1.1.1)"/>
    <w:next w:val="BodyText"/>
    <w:link w:val="Heading4Char"/>
    <w:qFormat/>
    <w:rsid w:val="00B16850"/>
    <w:pPr>
      <w:keepNext/>
      <w:numPr>
        <w:ilvl w:val="3"/>
        <w:numId w:val="8"/>
      </w:numPr>
      <w:spacing w:before="240" w:after="120"/>
      <w:ind w:left="862" w:hanging="862"/>
      <w:outlineLvl w:val="3"/>
    </w:pPr>
    <w:rPr>
      <w:rFonts w:ascii="Arial" w:hAnsi="Arial"/>
      <w:b/>
      <w:bCs/>
      <w:sz w:val="24"/>
      <w:szCs w:val="28"/>
    </w:rPr>
  </w:style>
  <w:style w:type="paragraph" w:styleId="Heading5">
    <w:name w:val="heading 5"/>
    <w:aliases w:val="Heading 5 (1.1.1.1.1)"/>
    <w:next w:val="BodyText"/>
    <w:link w:val="Heading5Char"/>
    <w:qFormat/>
    <w:rsid w:val="00B16850"/>
    <w:pPr>
      <w:numPr>
        <w:ilvl w:val="4"/>
        <w:numId w:val="8"/>
      </w:numPr>
      <w:spacing w:before="240" w:after="120"/>
      <w:ind w:left="1009" w:hanging="1009"/>
      <w:outlineLvl w:val="4"/>
    </w:pPr>
    <w:rPr>
      <w:rFonts w:ascii="Arial" w:hAnsi="Arial"/>
      <w:b/>
      <w:bCs/>
      <w:i/>
      <w:iCs/>
      <w:sz w:val="22"/>
      <w:szCs w:val="26"/>
    </w:rPr>
  </w:style>
  <w:style w:type="paragraph" w:styleId="Heading6">
    <w:name w:val="heading 6"/>
    <w:aliases w:val="Heading 6 (1.1.1.1.1.1)"/>
    <w:next w:val="BodyText"/>
    <w:link w:val="Heading6Char"/>
    <w:qFormat/>
    <w:rsid w:val="00B16850"/>
    <w:pPr>
      <w:numPr>
        <w:ilvl w:val="5"/>
        <w:numId w:val="8"/>
      </w:numPr>
      <w:spacing w:before="240" w:after="120"/>
      <w:ind w:left="1151" w:hanging="1151"/>
      <w:outlineLvl w:val="5"/>
    </w:pPr>
    <w:rPr>
      <w:rFonts w:ascii="Arial" w:hAnsi="Arial"/>
      <w:b/>
      <w:bCs/>
      <w:szCs w:val="22"/>
    </w:rPr>
  </w:style>
  <w:style w:type="paragraph" w:styleId="Heading7">
    <w:name w:val="heading 7"/>
    <w:next w:val="Normal"/>
    <w:link w:val="Heading7Char"/>
    <w:qFormat/>
    <w:rsid w:val="00E3322A"/>
    <w:pPr>
      <w:numPr>
        <w:ilvl w:val="6"/>
        <w:numId w:val="8"/>
      </w:numPr>
      <w:spacing w:before="240" w:after="60"/>
      <w:outlineLvl w:val="6"/>
    </w:pPr>
    <w:rPr>
      <w:rFonts w:ascii="Arial" w:hAnsi="Arial"/>
      <w:i/>
      <w:szCs w:val="24"/>
    </w:rPr>
  </w:style>
  <w:style w:type="paragraph" w:styleId="Heading8">
    <w:name w:val="heading 8"/>
    <w:next w:val="BodyText"/>
    <w:link w:val="Heading8Char"/>
    <w:qFormat/>
    <w:rsid w:val="00B16850"/>
    <w:pPr>
      <w:numPr>
        <w:ilvl w:val="7"/>
        <w:numId w:val="8"/>
      </w:numPr>
      <w:spacing w:before="240" w:after="120"/>
      <w:outlineLvl w:val="7"/>
    </w:pPr>
    <w:rPr>
      <w:rFonts w:ascii="Arial" w:hAnsi="Arial"/>
      <w:i/>
      <w:iCs/>
      <w:szCs w:val="24"/>
    </w:rPr>
  </w:style>
  <w:style w:type="paragraph" w:styleId="Heading9">
    <w:name w:val="heading 9"/>
    <w:next w:val="Normal"/>
    <w:link w:val="Heading9Char"/>
    <w:qFormat/>
    <w:rsid w:val="00E3322A"/>
    <w:pPr>
      <w:numPr>
        <w:ilvl w:val="8"/>
        <w:numId w:val="8"/>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31C7"/>
    <w:rPr>
      <w:strike w:val="0"/>
      <w:dstrike w:val="0"/>
      <w:color w:val="0000FF"/>
      <w:u w:val="none"/>
      <w:effect w:val="none"/>
    </w:rPr>
  </w:style>
  <w:style w:type="character" w:styleId="FollowedHyperlink">
    <w:name w:val="FollowedHyperlink"/>
    <w:basedOn w:val="DefaultParagraphFont"/>
    <w:uiPriority w:val="99"/>
    <w:semiHidden/>
    <w:unhideWhenUsed/>
    <w:rsid w:val="004B31C7"/>
    <w:rPr>
      <w:strike w:val="0"/>
      <w:dstrike w:val="0"/>
      <w:color w:val="0000FF"/>
      <w:u w:val="none"/>
      <w:effect w:val="none"/>
    </w:rPr>
  </w:style>
  <w:style w:type="character" w:customStyle="1" w:styleId="Heading1Char">
    <w:name w:val="Heading 1 Char"/>
    <w:basedOn w:val="DefaultParagraphFont"/>
    <w:link w:val="Heading1"/>
    <w:rsid w:val="00B16850"/>
    <w:rPr>
      <w:rFonts w:ascii="Arial Bold" w:hAnsi="Arial Bold" w:cs="Arial"/>
      <w:b/>
      <w:bCs/>
      <w:color w:val="C00000"/>
      <w:kern w:val="32"/>
      <w:sz w:val="36"/>
      <w:szCs w:val="32"/>
    </w:rPr>
  </w:style>
  <w:style w:type="character" w:customStyle="1" w:styleId="Heading2Char">
    <w:name w:val="Heading 2 Char"/>
    <w:aliases w:val="Heading 2 (1.1) Char"/>
    <w:basedOn w:val="DefaultParagraphFont"/>
    <w:link w:val="Heading2"/>
    <w:rsid w:val="00B16850"/>
    <w:rPr>
      <w:rFonts w:ascii="Arial Bold" w:hAnsi="Arial Bold" w:cs="Arial"/>
      <w:b/>
      <w:bCs/>
      <w:iCs/>
      <w:sz w:val="32"/>
      <w:szCs w:val="28"/>
    </w:rPr>
  </w:style>
  <w:style w:type="character" w:customStyle="1" w:styleId="Heading3Char">
    <w:name w:val="Heading 3 Char"/>
    <w:aliases w:val="Heading 3 (1.1.1) Char"/>
    <w:basedOn w:val="DefaultParagraphFont"/>
    <w:link w:val="Heading3"/>
    <w:rsid w:val="00A756C9"/>
    <w:rPr>
      <w:rFonts w:ascii="Arial Bold" w:hAnsi="Arial Bold" w:cs="Arial"/>
      <w:b/>
      <w:bCs/>
      <w:sz w:val="28"/>
      <w:szCs w:val="26"/>
    </w:rPr>
  </w:style>
  <w:style w:type="character" w:customStyle="1" w:styleId="Heading4Char">
    <w:name w:val="Heading 4 Char"/>
    <w:aliases w:val="Heading 4 (1.1.1.1) Char"/>
    <w:basedOn w:val="DefaultParagraphFont"/>
    <w:link w:val="Heading4"/>
    <w:rsid w:val="00B16850"/>
    <w:rPr>
      <w:rFonts w:ascii="Arial" w:hAnsi="Arial"/>
      <w:b/>
      <w:bCs/>
      <w:sz w:val="24"/>
      <w:szCs w:val="28"/>
    </w:rPr>
  </w:style>
  <w:style w:type="character" w:customStyle="1" w:styleId="Heading5Char">
    <w:name w:val="Heading 5 Char"/>
    <w:aliases w:val="Heading 5 (1.1.1.1.1) Char"/>
    <w:basedOn w:val="DefaultParagraphFont"/>
    <w:link w:val="Heading5"/>
    <w:rsid w:val="00B16850"/>
    <w:rPr>
      <w:rFonts w:ascii="Arial" w:hAnsi="Arial"/>
      <w:b/>
      <w:bCs/>
      <w:i/>
      <w:iCs/>
      <w:sz w:val="22"/>
      <w:szCs w:val="26"/>
    </w:rPr>
  </w:style>
  <w:style w:type="character" w:customStyle="1" w:styleId="Heading6Char">
    <w:name w:val="Heading 6 Char"/>
    <w:aliases w:val="Heading 6 (1.1.1.1.1.1) Char"/>
    <w:basedOn w:val="DefaultParagraphFont"/>
    <w:link w:val="Heading6"/>
    <w:rsid w:val="00B16850"/>
    <w:rPr>
      <w:rFonts w:ascii="Arial" w:hAnsi="Arial"/>
      <w:b/>
      <w:bCs/>
      <w:szCs w:val="22"/>
    </w:rPr>
  </w:style>
  <w:style w:type="paragraph" w:customStyle="1" w:styleId="NoteHeading2">
    <w:name w:val="Note Heading 2"/>
    <w:next w:val="NoteText2"/>
    <w:qFormat/>
    <w:rsid w:val="00B16850"/>
    <w:pPr>
      <w:spacing w:before="120" w:after="80"/>
      <w:ind w:left="567"/>
    </w:pPr>
    <w:rPr>
      <w:rFonts w:ascii="Arial" w:hAnsi="Arial"/>
      <w:b/>
      <w:szCs w:val="24"/>
    </w:rPr>
  </w:style>
  <w:style w:type="table" w:styleId="TableGrid">
    <w:name w:val="Table Grid"/>
    <w:basedOn w:val="TableNormal"/>
    <w:uiPriority w:val="59"/>
    <w:rsid w:val="008A50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Heading10">
    <w:name w:val="Heading_1"/>
    <w:next w:val="BodyText"/>
    <w:rsid w:val="00586961"/>
    <w:pPr>
      <w:pageBreakBefore/>
      <w:spacing w:before="360" w:after="160"/>
      <w:outlineLvl w:val="0"/>
    </w:pPr>
    <w:rPr>
      <w:rFonts w:ascii="Arial Bold" w:hAnsi="Arial Bold"/>
      <w:b/>
      <w:color w:val="C00000"/>
      <w:sz w:val="36"/>
      <w:szCs w:val="24"/>
    </w:rPr>
  </w:style>
  <w:style w:type="paragraph" w:customStyle="1" w:styleId="tableframe">
    <w:name w:val="tableframe"/>
    <w:basedOn w:val="Normal"/>
    <w:rsid w:val="004B31C7"/>
    <w:pPr>
      <w:shd w:val="clear" w:color="auto" w:fill="FFFFFF"/>
    </w:pPr>
  </w:style>
  <w:style w:type="paragraph" w:customStyle="1" w:styleId="TableofContentsPageTitle">
    <w:name w:val="Table of Contents Page Title"/>
    <w:basedOn w:val="Normal"/>
    <w:next w:val="Normal"/>
    <w:rsid w:val="004B31C7"/>
    <w:pPr>
      <w:spacing w:before="240" w:after="60"/>
      <w:jc w:val="center"/>
    </w:pPr>
    <w:rPr>
      <w:b/>
      <w:sz w:val="32"/>
      <w:szCs w:val="32"/>
    </w:rPr>
  </w:style>
  <w:style w:type="paragraph" w:styleId="NormalIndent">
    <w:name w:val="Normal Indent"/>
    <w:basedOn w:val="Normal"/>
    <w:uiPriority w:val="99"/>
    <w:unhideWhenUsed/>
    <w:rsid w:val="009D1BC0"/>
    <w:pPr>
      <w:ind w:left="720"/>
    </w:pPr>
  </w:style>
  <w:style w:type="paragraph" w:customStyle="1" w:styleId="NameOfDocument">
    <w:name w:val="Name Of Document"/>
    <w:qFormat/>
    <w:rsid w:val="008A50ED"/>
    <w:pPr>
      <w:jc w:val="center"/>
    </w:pPr>
    <w:rPr>
      <w:rFonts w:asciiTheme="minorHAnsi" w:hAnsiTheme="minorHAnsi"/>
      <w:color w:val="FFFFFF" w:themeColor="background1"/>
      <w:sz w:val="72"/>
      <w:szCs w:val="72"/>
    </w:rPr>
  </w:style>
  <w:style w:type="paragraph" w:customStyle="1" w:styleId="Heading40">
    <w:name w:val="Heading_4"/>
    <w:next w:val="BodyText"/>
    <w:qFormat/>
    <w:rsid w:val="00586961"/>
    <w:pPr>
      <w:spacing w:before="360" w:after="120"/>
      <w:outlineLvl w:val="3"/>
    </w:pPr>
    <w:rPr>
      <w:rFonts w:ascii="Arial Bold" w:hAnsi="Arial Bold"/>
      <w:b/>
      <w:sz w:val="24"/>
      <w:szCs w:val="24"/>
    </w:rPr>
  </w:style>
  <w:style w:type="paragraph" w:customStyle="1" w:styleId="NoteText2">
    <w:name w:val="Note Text 2"/>
    <w:qFormat/>
    <w:rsid w:val="00AE78D1"/>
    <w:pPr>
      <w:shd w:val="clear" w:color="auto" w:fill="FFFF99"/>
      <w:ind w:left="567"/>
    </w:pPr>
    <w:rPr>
      <w:rFonts w:ascii="Arial" w:hAnsi="Arial"/>
      <w:szCs w:val="24"/>
    </w:rPr>
  </w:style>
  <w:style w:type="paragraph" w:customStyle="1" w:styleId="picture">
    <w:name w:val="picture"/>
    <w:basedOn w:val="Normal"/>
    <w:rsid w:val="00AE78D1"/>
    <w:pPr>
      <w:ind w:left="567"/>
    </w:pPr>
  </w:style>
  <w:style w:type="paragraph" w:customStyle="1" w:styleId="NoteHeading3">
    <w:name w:val="Note Heading 3"/>
    <w:next w:val="NoteText3"/>
    <w:qFormat/>
    <w:rsid w:val="00B16850"/>
    <w:pPr>
      <w:spacing w:before="120" w:after="80"/>
      <w:ind w:left="1134"/>
    </w:pPr>
    <w:rPr>
      <w:rFonts w:ascii="Arial" w:hAnsi="Arial"/>
      <w:b/>
      <w:szCs w:val="24"/>
    </w:rPr>
  </w:style>
  <w:style w:type="paragraph" w:customStyle="1" w:styleId="NoteText3">
    <w:name w:val="Note Text 3"/>
    <w:qFormat/>
    <w:rsid w:val="00AE78D1"/>
    <w:pPr>
      <w:shd w:val="clear" w:color="auto" w:fill="FFFF99"/>
      <w:ind w:left="1134"/>
    </w:pPr>
    <w:rPr>
      <w:rFonts w:ascii="Arial" w:hAnsi="Arial"/>
      <w:szCs w:val="24"/>
    </w:rPr>
  </w:style>
  <w:style w:type="paragraph" w:customStyle="1" w:styleId="Heading20">
    <w:name w:val="Heading_2"/>
    <w:next w:val="BodyText"/>
    <w:autoRedefine/>
    <w:qFormat/>
    <w:rsid w:val="00B16850"/>
    <w:pPr>
      <w:spacing w:before="360" w:after="160"/>
      <w:outlineLvl w:val="1"/>
    </w:pPr>
    <w:rPr>
      <w:rFonts w:ascii="Arial Bold" w:hAnsi="Arial Bold"/>
      <w:b/>
      <w:sz w:val="32"/>
      <w:lang w:bidi="ar-SA"/>
    </w:rPr>
  </w:style>
  <w:style w:type="paragraph" w:styleId="BodyText2">
    <w:name w:val="Body Text 2"/>
    <w:basedOn w:val="Normal"/>
    <w:link w:val="BodyText2Char"/>
    <w:uiPriority w:val="99"/>
    <w:unhideWhenUsed/>
    <w:rsid w:val="008A50ED"/>
    <w:pPr>
      <w:spacing w:before="80" w:after="80"/>
      <w:ind w:left="567"/>
    </w:pPr>
  </w:style>
  <w:style w:type="character" w:customStyle="1" w:styleId="BodyText2Char">
    <w:name w:val="Body Text 2 Char"/>
    <w:basedOn w:val="DefaultParagraphFont"/>
    <w:link w:val="BodyText2"/>
    <w:uiPriority w:val="99"/>
    <w:rsid w:val="008A50ED"/>
    <w:rPr>
      <w:rFonts w:ascii="Arial" w:hAnsi="Arial"/>
      <w:szCs w:val="24"/>
    </w:rPr>
  </w:style>
  <w:style w:type="paragraph" w:customStyle="1" w:styleId="GlossaryHeading">
    <w:name w:val="Glossary Heading"/>
    <w:basedOn w:val="Normal"/>
    <w:next w:val="Normal"/>
    <w:rsid w:val="004B31C7"/>
    <w:pPr>
      <w:spacing w:before="320" w:after="60"/>
      <w:jc w:val="center"/>
    </w:pPr>
    <w:rPr>
      <w:b/>
      <w:sz w:val="32"/>
      <w:szCs w:val="32"/>
    </w:rPr>
  </w:style>
  <w:style w:type="paragraph" w:customStyle="1" w:styleId="Heading50">
    <w:name w:val="Heading_5"/>
    <w:basedOn w:val="Heading40"/>
    <w:next w:val="BodyText"/>
    <w:qFormat/>
    <w:rsid w:val="00586961"/>
    <w:pPr>
      <w:spacing w:before="240"/>
      <w:outlineLvl w:val="4"/>
    </w:pPr>
    <w:rPr>
      <w:sz w:val="22"/>
      <w:lang w:bidi="ar-SA"/>
    </w:rPr>
  </w:style>
  <w:style w:type="paragraph" w:customStyle="1" w:styleId="Heading30">
    <w:name w:val="Heading_3"/>
    <w:next w:val="BodyText"/>
    <w:qFormat/>
    <w:rsid w:val="00586961"/>
    <w:pPr>
      <w:spacing w:before="240" w:after="160"/>
      <w:outlineLvl w:val="2"/>
    </w:pPr>
    <w:rPr>
      <w:rFonts w:ascii="Arial Bold" w:hAnsi="Arial Bold"/>
      <w:b/>
      <w:sz w:val="28"/>
      <w:szCs w:val="24"/>
      <w:lang w:bidi="ar-SA"/>
    </w:rPr>
  </w:style>
  <w:style w:type="paragraph" w:styleId="BodyText3">
    <w:name w:val="Body Text 3"/>
    <w:link w:val="BodyText3Char"/>
    <w:uiPriority w:val="99"/>
    <w:unhideWhenUsed/>
    <w:rsid w:val="001D29F8"/>
    <w:pPr>
      <w:ind w:left="1134"/>
    </w:pPr>
    <w:rPr>
      <w:rFonts w:ascii="Arial" w:hAnsi="Arial"/>
      <w:szCs w:val="16"/>
    </w:rPr>
  </w:style>
  <w:style w:type="character" w:customStyle="1" w:styleId="BodyText3Char">
    <w:name w:val="Body Text 3 Char"/>
    <w:basedOn w:val="DefaultParagraphFont"/>
    <w:link w:val="BodyText3"/>
    <w:uiPriority w:val="99"/>
    <w:rsid w:val="001D29F8"/>
    <w:rPr>
      <w:rFonts w:ascii="Arial" w:hAnsi="Arial"/>
      <w:szCs w:val="16"/>
    </w:rPr>
  </w:style>
  <w:style w:type="paragraph" w:styleId="BalloonText">
    <w:name w:val="Balloon Text"/>
    <w:basedOn w:val="Normal"/>
    <w:link w:val="BalloonTextChar"/>
    <w:uiPriority w:val="99"/>
    <w:semiHidden/>
    <w:unhideWhenUsed/>
    <w:rsid w:val="008A50E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0ED"/>
    <w:rPr>
      <w:rFonts w:ascii="Tahoma" w:hAnsi="Tahoma" w:cs="Tahoma"/>
      <w:sz w:val="16"/>
      <w:szCs w:val="16"/>
    </w:rPr>
  </w:style>
  <w:style w:type="paragraph" w:customStyle="1" w:styleId="Numberingabc">
    <w:name w:val="Numbering abc"/>
    <w:uiPriority w:val="99"/>
    <w:rsid w:val="002A1F16"/>
    <w:pPr>
      <w:numPr>
        <w:numId w:val="27"/>
      </w:numPr>
      <w:spacing w:before="120" w:after="120"/>
    </w:pPr>
    <w:rPr>
      <w:rFonts w:ascii="Arial" w:hAnsi="Arial"/>
      <w:szCs w:val="24"/>
    </w:rPr>
  </w:style>
  <w:style w:type="paragraph" w:customStyle="1" w:styleId="BodyTextBold">
    <w:name w:val="Body Text Bold"/>
    <w:qFormat/>
    <w:rsid w:val="0018625B"/>
    <w:pPr>
      <w:spacing w:before="80" w:after="80"/>
    </w:pPr>
    <w:rPr>
      <w:rFonts w:ascii="Arial" w:hAnsi="Arial"/>
      <w:b/>
      <w:szCs w:val="24"/>
    </w:rPr>
  </w:style>
  <w:style w:type="paragraph" w:customStyle="1" w:styleId="BodyTextBold2">
    <w:name w:val="Body Text Bold 2"/>
    <w:next w:val="BodyText2"/>
    <w:qFormat/>
    <w:rsid w:val="009B0819"/>
    <w:pPr>
      <w:spacing w:before="80" w:after="80"/>
      <w:ind w:left="567"/>
    </w:pPr>
    <w:rPr>
      <w:rFonts w:ascii="Arial" w:hAnsi="Arial"/>
      <w:b/>
      <w:szCs w:val="24"/>
    </w:rPr>
  </w:style>
  <w:style w:type="paragraph" w:customStyle="1" w:styleId="BodyTextBold3">
    <w:name w:val="Body Text Bold 3"/>
    <w:qFormat/>
    <w:rsid w:val="0018625B"/>
    <w:pPr>
      <w:spacing w:before="80" w:after="80"/>
      <w:ind w:left="1134"/>
    </w:pPr>
    <w:rPr>
      <w:rFonts w:ascii="Arial" w:hAnsi="Arial"/>
      <w:b/>
      <w:szCs w:val="24"/>
    </w:rPr>
  </w:style>
  <w:style w:type="paragraph" w:customStyle="1" w:styleId="BodyTextItalics">
    <w:name w:val="Body Text Italics"/>
    <w:qFormat/>
    <w:rsid w:val="0018625B"/>
    <w:pPr>
      <w:spacing w:before="80" w:after="80"/>
    </w:pPr>
    <w:rPr>
      <w:rFonts w:ascii="Arial" w:hAnsi="Arial"/>
      <w:i/>
      <w:szCs w:val="24"/>
    </w:rPr>
  </w:style>
  <w:style w:type="paragraph" w:customStyle="1" w:styleId="screens">
    <w:name w:val="screens"/>
    <w:basedOn w:val="Normal"/>
    <w:rsid w:val="004B31C7"/>
    <w:pPr>
      <w:ind w:left="400"/>
    </w:pPr>
  </w:style>
  <w:style w:type="paragraph" w:customStyle="1" w:styleId="BodyTextItalics2">
    <w:name w:val="Body Text Italics 2"/>
    <w:qFormat/>
    <w:rsid w:val="0018625B"/>
    <w:pPr>
      <w:spacing w:before="80" w:after="80"/>
      <w:ind w:left="567"/>
    </w:pPr>
    <w:rPr>
      <w:rFonts w:ascii="Arial" w:hAnsi="Arial"/>
      <w:i/>
      <w:szCs w:val="24"/>
    </w:rPr>
  </w:style>
  <w:style w:type="paragraph" w:customStyle="1" w:styleId="TableTitle">
    <w:name w:val="Table Title"/>
    <w:uiPriority w:val="99"/>
    <w:rsid w:val="009B0819"/>
    <w:pPr>
      <w:spacing w:before="130" w:after="170"/>
    </w:pPr>
    <w:rPr>
      <w:rFonts w:ascii="Arial" w:hAnsi="Arial"/>
      <w:b/>
      <w:bCs/>
      <w:color w:val="666666"/>
      <w:szCs w:val="16"/>
    </w:rPr>
  </w:style>
  <w:style w:type="paragraph" w:customStyle="1" w:styleId="TitlePageTitle">
    <w:name w:val="Title Page Title"/>
    <w:basedOn w:val="Normal"/>
    <w:next w:val="Normal"/>
    <w:rsid w:val="004B31C7"/>
    <w:pPr>
      <w:pBdr>
        <w:bottom w:val="single" w:sz="24" w:space="1" w:color="auto"/>
      </w:pBdr>
      <w:spacing w:before="3000" w:after="60"/>
      <w:jc w:val="right"/>
    </w:pPr>
    <w:rPr>
      <w:b/>
      <w:sz w:val="48"/>
      <w:szCs w:val="48"/>
    </w:rPr>
  </w:style>
  <w:style w:type="paragraph" w:customStyle="1" w:styleId="BodyTextItalics3">
    <w:name w:val="Body Text Italics 3"/>
    <w:qFormat/>
    <w:rsid w:val="0018625B"/>
    <w:pPr>
      <w:spacing w:before="80" w:after="80"/>
      <w:ind w:left="1134"/>
    </w:pPr>
    <w:rPr>
      <w:rFonts w:ascii="Arial" w:hAnsi="Arial"/>
      <w:i/>
      <w:szCs w:val="24"/>
    </w:rPr>
  </w:style>
  <w:style w:type="paragraph" w:customStyle="1" w:styleId="Numberingiii">
    <w:name w:val="Numbering iii"/>
    <w:qFormat/>
    <w:rsid w:val="00F02E2F"/>
    <w:pPr>
      <w:numPr>
        <w:numId w:val="28"/>
      </w:numPr>
      <w:spacing w:before="80" w:after="80"/>
    </w:pPr>
    <w:rPr>
      <w:rFonts w:ascii="Arial" w:hAnsi="Arial"/>
      <w:szCs w:val="24"/>
    </w:rPr>
  </w:style>
  <w:style w:type="paragraph" w:customStyle="1" w:styleId="TableText">
    <w:name w:val="Table Text"/>
    <w:uiPriority w:val="99"/>
    <w:rsid w:val="009B0819"/>
    <w:pPr>
      <w:spacing w:before="120" w:after="120"/>
    </w:pPr>
    <w:rPr>
      <w:rFonts w:ascii="Arial" w:hAnsi="Arial"/>
      <w:szCs w:val="18"/>
    </w:rPr>
  </w:style>
  <w:style w:type="paragraph" w:customStyle="1" w:styleId="tabletitletext">
    <w:name w:val="tabletitletext"/>
    <w:basedOn w:val="Normal"/>
    <w:rsid w:val="004B31C7"/>
    <w:rPr>
      <w:b/>
      <w:bCs/>
    </w:rPr>
  </w:style>
  <w:style w:type="paragraph" w:styleId="Header">
    <w:name w:val="header"/>
    <w:link w:val="HeaderChar"/>
    <w:unhideWhenUsed/>
    <w:rsid w:val="009A3E00"/>
    <w:pPr>
      <w:tabs>
        <w:tab w:val="center" w:pos="4680"/>
        <w:tab w:val="right" w:pos="9360"/>
      </w:tabs>
    </w:pPr>
    <w:rPr>
      <w:rFonts w:ascii="Arial" w:hAnsi="Arial"/>
      <w:b/>
      <w:sz w:val="18"/>
      <w:szCs w:val="24"/>
    </w:rPr>
  </w:style>
  <w:style w:type="character" w:customStyle="1" w:styleId="HeaderChar">
    <w:name w:val="Header Char"/>
    <w:basedOn w:val="DefaultParagraphFont"/>
    <w:link w:val="Header"/>
    <w:rsid w:val="009A3E00"/>
    <w:rPr>
      <w:rFonts w:ascii="Arial" w:hAnsi="Arial"/>
      <w:b/>
      <w:sz w:val="18"/>
      <w:szCs w:val="24"/>
    </w:rPr>
  </w:style>
  <w:style w:type="paragraph" w:styleId="Footer">
    <w:name w:val="footer"/>
    <w:basedOn w:val="Normal"/>
    <w:link w:val="FooterChar"/>
    <w:uiPriority w:val="99"/>
    <w:semiHidden/>
    <w:unhideWhenUsed/>
    <w:rsid w:val="00FB3B59"/>
    <w:pPr>
      <w:tabs>
        <w:tab w:val="right" w:pos="9000"/>
      </w:tabs>
      <w:spacing w:before="0" w:after="0"/>
    </w:pPr>
    <w:rPr>
      <w:rFonts w:ascii="Arial Bold" w:hAnsi="Arial Bold"/>
      <w:b/>
      <w:color w:val="EC0827"/>
      <w:sz w:val="18"/>
    </w:rPr>
  </w:style>
  <w:style w:type="character" w:customStyle="1" w:styleId="FooterChar">
    <w:name w:val="Footer Char"/>
    <w:basedOn w:val="DefaultParagraphFont"/>
    <w:link w:val="Footer"/>
    <w:uiPriority w:val="99"/>
    <w:semiHidden/>
    <w:rsid w:val="00FB3B59"/>
    <w:rPr>
      <w:rFonts w:ascii="Arial Bold" w:hAnsi="Arial Bold"/>
      <w:b/>
      <w:color w:val="EC0827"/>
      <w:sz w:val="18"/>
      <w:szCs w:val="24"/>
    </w:rPr>
  </w:style>
  <w:style w:type="paragraph" w:styleId="DocumentMap">
    <w:name w:val="Document Map"/>
    <w:basedOn w:val="Normal"/>
    <w:link w:val="DocumentMapChar"/>
    <w:uiPriority w:val="99"/>
    <w:semiHidden/>
    <w:unhideWhenUsed/>
    <w:rsid w:val="007E3D9C"/>
    <w:rPr>
      <w:rFonts w:ascii="Tahoma" w:hAnsi="Tahoma" w:cs="Tahoma"/>
      <w:sz w:val="16"/>
      <w:szCs w:val="16"/>
    </w:rPr>
  </w:style>
  <w:style w:type="character" w:customStyle="1" w:styleId="DocumentMapChar">
    <w:name w:val="Document Map Char"/>
    <w:basedOn w:val="DefaultParagraphFont"/>
    <w:link w:val="DocumentMap"/>
    <w:uiPriority w:val="99"/>
    <w:semiHidden/>
    <w:rsid w:val="007E3D9C"/>
    <w:rPr>
      <w:rFonts w:ascii="Tahoma" w:hAnsi="Tahoma" w:cs="Tahoma"/>
      <w:color w:val="000000"/>
      <w:sz w:val="16"/>
      <w:szCs w:val="16"/>
    </w:rPr>
  </w:style>
  <w:style w:type="paragraph" w:customStyle="1" w:styleId="ChapterHeader">
    <w:name w:val="ChapterHeader"/>
    <w:rsid w:val="009A3E00"/>
    <w:pPr>
      <w:spacing w:before="500" w:after="200"/>
      <w:ind w:left="567"/>
    </w:pPr>
    <w:rPr>
      <w:rFonts w:ascii="Arial" w:eastAsia="MS Mincho" w:hAnsi="Arial" w:cs="Arial"/>
      <w:color w:val="000000"/>
      <w:sz w:val="56"/>
      <w:lang w:eastAsia="ja-JP" w:bidi="ar-SA"/>
    </w:rPr>
  </w:style>
  <w:style w:type="paragraph" w:styleId="Title">
    <w:name w:val="Title"/>
    <w:link w:val="TitleChar"/>
    <w:qFormat/>
    <w:rsid w:val="009A3E00"/>
    <w:pPr>
      <w:keepLines/>
      <w:spacing w:before="1920" w:after="1680"/>
      <w:jc w:val="center"/>
      <w:outlineLvl w:val="0"/>
    </w:pPr>
    <w:rPr>
      <w:rFonts w:ascii="Arial" w:hAnsi="Arial" w:cs="Arial"/>
      <w:bCs/>
      <w:kern w:val="28"/>
      <w:sz w:val="56"/>
      <w:szCs w:val="32"/>
    </w:rPr>
  </w:style>
  <w:style w:type="character" w:customStyle="1" w:styleId="TitleChar">
    <w:name w:val="Title Char"/>
    <w:basedOn w:val="DefaultParagraphFont"/>
    <w:link w:val="Title"/>
    <w:rsid w:val="009A3E00"/>
    <w:rPr>
      <w:rFonts w:ascii="Arial" w:hAnsi="Arial" w:cs="Arial"/>
      <w:bCs/>
      <w:kern w:val="28"/>
      <w:sz w:val="56"/>
      <w:szCs w:val="32"/>
    </w:rPr>
  </w:style>
  <w:style w:type="paragraph" w:customStyle="1" w:styleId="Copyright">
    <w:name w:val="Copyright"/>
    <w:basedOn w:val="Normal"/>
    <w:rsid w:val="009A3E00"/>
    <w:pPr>
      <w:tabs>
        <w:tab w:val="left" w:pos="3413"/>
        <w:tab w:val="left" w:pos="6480"/>
      </w:tabs>
      <w:suppressAutoHyphens/>
      <w:overflowPunct w:val="0"/>
      <w:autoSpaceDE w:val="0"/>
      <w:autoSpaceDN w:val="0"/>
      <w:adjustRightInd w:val="0"/>
      <w:spacing w:after="100" w:line="220" w:lineRule="exact"/>
      <w:textAlignment w:val="baseline"/>
    </w:pPr>
    <w:rPr>
      <w:szCs w:val="18"/>
    </w:rPr>
  </w:style>
  <w:style w:type="paragraph" w:styleId="BodyText">
    <w:name w:val="Body Text"/>
    <w:link w:val="BodyTextChar"/>
    <w:rsid w:val="009B0819"/>
    <w:pPr>
      <w:spacing w:before="80" w:after="80"/>
    </w:pPr>
    <w:rPr>
      <w:rFonts w:ascii="Arial" w:hAnsi="Arial"/>
      <w:szCs w:val="24"/>
    </w:rPr>
  </w:style>
  <w:style w:type="character" w:customStyle="1" w:styleId="BodyTextChar">
    <w:name w:val="Body Text Char"/>
    <w:basedOn w:val="DefaultParagraphFont"/>
    <w:link w:val="BodyText"/>
    <w:rsid w:val="009B0819"/>
    <w:rPr>
      <w:rFonts w:ascii="Arial" w:hAnsi="Arial"/>
      <w:szCs w:val="24"/>
    </w:rPr>
  </w:style>
  <w:style w:type="paragraph" w:customStyle="1" w:styleId="ToBullet">
    <w:name w:val="To Bullet"/>
    <w:basedOn w:val="BodyText"/>
    <w:next w:val="Normal"/>
    <w:qFormat/>
    <w:rsid w:val="009B0819"/>
    <w:pPr>
      <w:numPr>
        <w:numId w:val="1"/>
      </w:numPr>
      <w:tabs>
        <w:tab w:val="left" w:pos="360"/>
      </w:tabs>
      <w:ind w:left="357" w:hanging="357"/>
    </w:pPr>
    <w:rPr>
      <w:b/>
      <w:lang w:bidi="ar-SA"/>
    </w:rPr>
  </w:style>
  <w:style w:type="paragraph" w:customStyle="1" w:styleId="NoteText">
    <w:name w:val="Note Text"/>
    <w:qFormat/>
    <w:rsid w:val="00AE78D1"/>
    <w:pPr>
      <w:shd w:val="clear" w:color="auto" w:fill="FFFF99"/>
      <w:spacing w:before="80" w:after="80"/>
    </w:pPr>
    <w:rPr>
      <w:rFonts w:ascii="Arial" w:hAnsi="Arial"/>
      <w:szCs w:val="24"/>
    </w:rPr>
  </w:style>
  <w:style w:type="character" w:customStyle="1" w:styleId="Heading7Char">
    <w:name w:val="Heading 7 Char"/>
    <w:basedOn w:val="DefaultParagraphFont"/>
    <w:link w:val="Heading7"/>
    <w:rsid w:val="00E3322A"/>
    <w:rPr>
      <w:rFonts w:ascii="Arial" w:hAnsi="Arial"/>
      <w:i/>
      <w:szCs w:val="24"/>
    </w:rPr>
  </w:style>
  <w:style w:type="character" w:customStyle="1" w:styleId="Heading9Char">
    <w:name w:val="Heading 9 Char"/>
    <w:basedOn w:val="DefaultParagraphFont"/>
    <w:link w:val="Heading9"/>
    <w:rsid w:val="00E3322A"/>
    <w:rPr>
      <w:rFonts w:ascii="Arial" w:hAnsi="Arial" w:cs="Arial"/>
      <w:szCs w:val="22"/>
    </w:rPr>
  </w:style>
  <w:style w:type="character" w:customStyle="1" w:styleId="Heading8Char">
    <w:name w:val="Heading 8 Char"/>
    <w:basedOn w:val="DefaultParagraphFont"/>
    <w:link w:val="Heading8"/>
    <w:rsid w:val="00B16850"/>
    <w:rPr>
      <w:rFonts w:ascii="Arial" w:hAnsi="Arial"/>
      <w:i/>
      <w:iCs/>
      <w:szCs w:val="24"/>
    </w:rPr>
  </w:style>
  <w:style w:type="paragraph" w:styleId="HTMLAddress">
    <w:name w:val="HTML Address"/>
    <w:basedOn w:val="Normal"/>
    <w:link w:val="HTMLAddressChar"/>
    <w:uiPriority w:val="99"/>
    <w:semiHidden/>
    <w:unhideWhenUsed/>
    <w:rsid w:val="006764B7"/>
    <w:rPr>
      <w:i/>
      <w:iCs/>
    </w:rPr>
  </w:style>
  <w:style w:type="character" w:customStyle="1" w:styleId="HTMLAddressChar">
    <w:name w:val="HTML Address Char"/>
    <w:basedOn w:val="DefaultParagraphFont"/>
    <w:link w:val="HTMLAddress"/>
    <w:uiPriority w:val="99"/>
    <w:semiHidden/>
    <w:rsid w:val="006764B7"/>
    <w:rPr>
      <w:rFonts w:ascii="Arial" w:hAnsi="Arial"/>
      <w:i/>
      <w:iCs/>
      <w:szCs w:val="24"/>
    </w:rPr>
  </w:style>
  <w:style w:type="paragraph" w:styleId="Index1">
    <w:name w:val="index 1"/>
    <w:basedOn w:val="Normal"/>
    <w:next w:val="Normal"/>
    <w:autoRedefine/>
    <w:uiPriority w:val="99"/>
    <w:semiHidden/>
    <w:unhideWhenUsed/>
    <w:rsid w:val="006764B7"/>
    <w:pPr>
      <w:ind w:left="200" w:hanging="200"/>
    </w:pPr>
  </w:style>
  <w:style w:type="paragraph" w:styleId="Index2">
    <w:name w:val="index 2"/>
    <w:basedOn w:val="Normal"/>
    <w:next w:val="Normal"/>
    <w:autoRedefine/>
    <w:uiPriority w:val="99"/>
    <w:semiHidden/>
    <w:unhideWhenUsed/>
    <w:rsid w:val="006764B7"/>
    <w:pPr>
      <w:ind w:left="400" w:hanging="200"/>
    </w:pPr>
  </w:style>
  <w:style w:type="paragraph" w:styleId="Index3">
    <w:name w:val="index 3"/>
    <w:basedOn w:val="Normal"/>
    <w:next w:val="Normal"/>
    <w:autoRedefine/>
    <w:uiPriority w:val="99"/>
    <w:semiHidden/>
    <w:unhideWhenUsed/>
    <w:rsid w:val="006764B7"/>
    <w:pPr>
      <w:ind w:left="600" w:hanging="200"/>
    </w:pPr>
  </w:style>
  <w:style w:type="paragraph" w:styleId="Index4">
    <w:name w:val="index 4"/>
    <w:basedOn w:val="Normal"/>
    <w:next w:val="Normal"/>
    <w:autoRedefine/>
    <w:uiPriority w:val="99"/>
    <w:semiHidden/>
    <w:unhideWhenUsed/>
    <w:rsid w:val="006764B7"/>
    <w:pPr>
      <w:ind w:left="800" w:hanging="200"/>
    </w:pPr>
  </w:style>
  <w:style w:type="paragraph" w:styleId="Index5">
    <w:name w:val="index 5"/>
    <w:basedOn w:val="Normal"/>
    <w:next w:val="Normal"/>
    <w:autoRedefine/>
    <w:uiPriority w:val="99"/>
    <w:semiHidden/>
    <w:unhideWhenUsed/>
    <w:rsid w:val="006764B7"/>
    <w:pPr>
      <w:ind w:left="1000" w:hanging="200"/>
    </w:pPr>
  </w:style>
  <w:style w:type="paragraph" w:styleId="Index6">
    <w:name w:val="index 6"/>
    <w:basedOn w:val="Normal"/>
    <w:next w:val="Normal"/>
    <w:autoRedefine/>
    <w:uiPriority w:val="99"/>
    <w:semiHidden/>
    <w:unhideWhenUsed/>
    <w:rsid w:val="006764B7"/>
    <w:pPr>
      <w:ind w:left="1200" w:hanging="200"/>
    </w:pPr>
  </w:style>
  <w:style w:type="paragraph" w:styleId="Index7">
    <w:name w:val="index 7"/>
    <w:basedOn w:val="Normal"/>
    <w:next w:val="Normal"/>
    <w:autoRedefine/>
    <w:uiPriority w:val="99"/>
    <w:semiHidden/>
    <w:unhideWhenUsed/>
    <w:rsid w:val="006764B7"/>
    <w:pPr>
      <w:ind w:left="1400" w:hanging="200"/>
    </w:pPr>
  </w:style>
  <w:style w:type="paragraph" w:styleId="Index8">
    <w:name w:val="index 8"/>
    <w:basedOn w:val="Normal"/>
    <w:next w:val="Normal"/>
    <w:autoRedefine/>
    <w:uiPriority w:val="99"/>
    <w:semiHidden/>
    <w:unhideWhenUsed/>
    <w:rsid w:val="006764B7"/>
    <w:pPr>
      <w:ind w:left="1600" w:hanging="200"/>
    </w:pPr>
  </w:style>
  <w:style w:type="paragraph" w:styleId="Index9">
    <w:name w:val="index 9"/>
    <w:basedOn w:val="Normal"/>
    <w:next w:val="Normal"/>
    <w:autoRedefine/>
    <w:uiPriority w:val="99"/>
    <w:semiHidden/>
    <w:unhideWhenUsed/>
    <w:rsid w:val="006764B7"/>
    <w:pPr>
      <w:ind w:left="1800" w:hanging="200"/>
    </w:pPr>
  </w:style>
  <w:style w:type="paragraph" w:styleId="TOC1">
    <w:name w:val="toc 1"/>
    <w:basedOn w:val="Normal"/>
    <w:next w:val="Normal"/>
    <w:autoRedefine/>
    <w:uiPriority w:val="39"/>
    <w:unhideWhenUsed/>
    <w:rsid w:val="00B230D9"/>
    <w:pPr>
      <w:tabs>
        <w:tab w:val="right" w:leader="dot" w:pos="9017"/>
      </w:tabs>
      <w:spacing w:after="100"/>
    </w:pPr>
    <w:rPr>
      <w:b/>
      <w:sz w:val="24"/>
    </w:rPr>
  </w:style>
  <w:style w:type="paragraph" w:styleId="TOC2">
    <w:name w:val="toc 2"/>
    <w:basedOn w:val="Normal"/>
    <w:next w:val="Normal"/>
    <w:autoRedefine/>
    <w:uiPriority w:val="39"/>
    <w:unhideWhenUsed/>
    <w:rsid w:val="006764B7"/>
    <w:pPr>
      <w:spacing w:after="100"/>
      <w:ind w:left="200"/>
    </w:pPr>
  </w:style>
  <w:style w:type="paragraph" w:styleId="TOC3">
    <w:name w:val="toc 3"/>
    <w:basedOn w:val="Normal"/>
    <w:next w:val="Normal"/>
    <w:autoRedefine/>
    <w:uiPriority w:val="39"/>
    <w:unhideWhenUsed/>
    <w:rsid w:val="006764B7"/>
    <w:pPr>
      <w:spacing w:after="100"/>
      <w:ind w:left="400"/>
    </w:pPr>
  </w:style>
  <w:style w:type="paragraph" w:styleId="TOC4">
    <w:name w:val="toc 4"/>
    <w:basedOn w:val="Normal"/>
    <w:next w:val="Normal"/>
    <w:autoRedefine/>
    <w:uiPriority w:val="39"/>
    <w:unhideWhenUsed/>
    <w:rsid w:val="006764B7"/>
    <w:pPr>
      <w:spacing w:after="100"/>
      <w:ind w:left="600"/>
    </w:pPr>
  </w:style>
  <w:style w:type="paragraph" w:styleId="TOC5">
    <w:name w:val="toc 5"/>
    <w:basedOn w:val="Normal"/>
    <w:next w:val="Normal"/>
    <w:autoRedefine/>
    <w:uiPriority w:val="39"/>
    <w:unhideWhenUsed/>
    <w:rsid w:val="006764B7"/>
    <w:pPr>
      <w:spacing w:after="100"/>
      <w:ind w:left="800"/>
    </w:pPr>
  </w:style>
  <w:style w:type="paragraph" w:styleId="TOC6">
    <w:name w:val="toc 6"/>
    <w:basedOn w:val="Normal"/>
    <w:next w:val="Normal"/>
    <w:autoRedefine/>
    <w:uiPriority w:val="39"/>
    <w:unhideWhenUsed/>
    <w:rsid w:val="006764B7"/>
    <w:pPr>
      <w:spacing w:after="100"/>
      <w:ind w:left="1000"/>
    </w:pPr>
  </w:style>
  <w:style w:type="paragraph" w:styleId="TOC7">
    <w:name w:val="toc 7"/>
    <w:basedOn w:val="Normal"/>
    <w:next w:val="Normal"/>
    <w:autoRedefine/>
    <w:uiPriority w:val="39"/>
    <w:unhideWhenUsed/>
    <w:rsid w:val="006764B7"/>
    <w:pPr>
      <w:spacing w:after="100"/>
      <w:ind w:left="1200"/>
    </w:pPr>
  </w:style>
  <w:style w:type="paragraph" w:styleId="TOC8">
    <w:name w:val="toc 8"/>
    <w:basedOn w:val="Normal"/>
    <w:next w:val="Normal"/>
    <w:autoRedefine/>
    <w:uiPriority w:val="39"/>
    <w:unhideWhenUsed/>
    <w:rsid w:val="006764B7"/>
    <w:pPr>
      <w:spacing w:after="100"/>
      <w:ind w:left="1400"/>
    </w:pPr>
  </w:style>
  <w:style w:type="paragraph" w:styleId="TOC9">
    <w:name w:val="toc 9"/>
    <w:basedOn w:val="Normal"/>
    <w:next w:val="Normal"/>
    <w:autoRedefine/>
    <w:uiPriority w:val="39"/>
    <w:unhideWhenUsed/>
    <w:rsid w:val="006764B7"/>
    <w:pPr>
      <w:spacing w:after="100"/>
      <w:ind w:left="1600"/>
    </w:pPr>
  </w:style>
  <w:style w:type="paragraph" w:styleId="IndexHeading">
    <w:name w:val="index heading"/>
    <w:basedOn w:val="Normal"/>
    <w:uiPriority w:val="99"/>
    <w:semiHidden/>
    <w:unhideWhenUsed/>
    <w:rsid w:val="006764B7"/>
    <w:rPr>
      <w:rFonts w:ascii="Cambria" w:hAnsi="Cambria"/>
      <w:b/>
      <w:bCs/>
    </w:rPr>
  </w:style>
  <w:style w:type="paragraph" w:styleId="EnvelopeAddress">
    <w:name w:val="envelope address"/>
    <w:basedOn w:val="Normal"/>
    <w:uiPriority w:val="99"/>
    <w:semiHidden/>
    <w:unhideWhenUsed/>
    <w:rsid w:val="006764B7"/>
    <w:pPr>
      <w:framePr w:w="7920" w:h="1980" w:hSpace="180" w:wrap="auto" w:hAnchor="page" w:xAlign="center" w:yAlign="bottom"/>
      <w:ind w:left="2880"/>
    </w:pPr>
    <w:rPr>
      <w:rFonts w:ascii="Cambria" w:hAnsi="Cambria"/>
    </w:rPr>
  </w:style>
  <w:style w:type="paragraph" w:styleId="EndnoteText">
    <w:name w:val="endnote text"/>
    <w:basedOn w:val="Normal"/>
    <w:link w:val="EndnoteTextChar"/>
    <w:uiPriority w:val="99"/>
    <w:semiHidden/>
    <w:unhideWhenUsed/>
    <w:rsid w:val="006764B7"/>
    <w:rPr>
      <w:szCs w:val="20"/>
    </w:rPr>
  </w:style>
  <w:style w:type="character" w:customStyle="1" w:styleId="EndnoteTextChar">
    <w:name w:val="Endnote Text Char"/>
    <w:basedOn w:val="DefaultParagraphFont"/>
    <w:link w:val="EndnoteText"/>
    <w:uiPriority w:val="99"/>
    <w:semiHidden/>
    <w:rsid w:val="006764B7"/>
    <w:rPr>
      <w:rFonts w:ascii="Arial" w:hAnsi="Arial"/>
    </w:rPr>
  </w:style>
  <w:style w:type="paragraph" w:styleId="TableofAuthorities">
    <w:name w:val="table of authorities"/>
    <w:basedOn w:val="Normal"/>
    <w:next w:val="Normal"/>
    <w:uiPriority w:val="99"/>
    <w:semiHidden/>
    <w:unhideWhenUsed/>
    <w:rsid w:val="006764B7"/>
    <w:pPr>
      <w:ind w:left="200" w:hanging="200"/>
    </w:pPr>
  </w:style>
  <w:style w:type="paragraph" w:styleId="TOAHeading">
    <w:name w:val="toa heading"/>
    <w:basedOn w:val="Normal"/>
    <w:next w:val="Normal"/>
    <w:uiPriority w:val="99"/>
    <w:semiHidden/>
    <w:unhideWhenUsed/>
    <w:rsid w:val="006764B7"/>
    <w:rPr>
      <w:rFonts w:ascii="Cambria" w:hAnsi="Cambria"/>
      <w:b/>
      <w:bCs/>
    </w:rPr>
  </w:style>
  <w:style w:type="paragraph" w:styleId="List">
    <w:name w:val="List"/>
    <w:basedOn w:val="Normal"/>
    <w:uiPriority w:val="99"/>
    <w:semiHidden/>
    <w:unhideWhenUsed/>
    <w:rsid w:val="006764B7"/>
    <w:pPr>
      <w:ind w:left="360" w:hanging="360"/>
      <w:contextualSpacing/>
    </w:pPr>
  </w:style>
  <w:style w:type="paragraph" w:styleId="ListBullet">
    <w:name w:val="List Bullet"/>
    <w:basedOn w:val="Normal"/>
    <w:uiPriority w:val="99"/>
    <w:semiHidden/>
    <w:unhideWhenUsed/>
    <w:rsid w:val="006764B7"/>
    <w:pPr>
      <w:tabs>
        <w:tab w:val="num" w:pos="360"/>
      </w:tabs>
      <w:ind w:left="360" w:hanging="360"/>
      <w:contextualSpacing/>
    </w:pPr>
  </w:style>
  <w:style w:type="paragraph" w:styleId="List2">
    <w:name w:val="List 2"/>
    <w:basedOn w:val="Normal"/>
    <w:uiPriority w:val="99"/>
    <w:semiHidden/>
    <w:unhideWhenUsed/>
    <w:rsid w:val="006764B7"/>
    <w:pPr>
      <w:ind w:left="720" w:hanging="360"/>
      <w:contextualSpacing/>
    </w:pPr>
  </w:style>
  <w:style w:type="paragraph" w:styleId="List3">
    <w:name w:val="List 3"/>
    <w:basedOn w:val="Normal"/>
    <w:uiPriority w:val="99"/>
    <w:semiHidden/>
    <w:unhideWhenUsed/>
    <w:rsid w:val="006764B7"/>
    <w:pPr>
      <w:ind w:left="1080" w:hanging="360"/>
      <w:contextualSpacing/>
    </w:pPr>
  </w:style>
  <w:style w:type="paragraph" w:styleId="List4">
    <w:name w:val="List 4"/>
    <w:basedOn w:val="Normal"/>
    <w:uiPriority w:val="99"/>
    <w:semiHidden/>
    <w:unhideWhenUsed/>
    <w:rsid w:val="006764B7"/>
    <w:pPr>
      <w:ind w:left="1440" w:hanging="360"/>
      <w:contextualSpacing/>
    </w:pPr>
  </w:style>
  <w:style w:type="paragraph" w:styleId="List5">
    <w:name w:val="List 5"/>
    <w:basedOn w:val="Normal"/>
    <w:uiPriority w:val="99"/>
    <w:semiHidden/>
    <w:unhideWhenUsed/>
    <w:rsid w:val="006764B7"/>
    <w:pPr>
      <w:ind w:left="1800" w:hanging="360"/>
      <w:contextualSpacing/>
    </w:pPr>
  </w:style>
  <w:style w:type="paragraph" w:styleId="ListBullet2">
    <w:name w:val="List Bullet 2"/>
    <w:basedOn w:val="Normal"/>
    <w:uiPriority w:val="99"/>
    <w:semiHidden/>
    <w:unhideWhenUsed/>
    <w:rsid w:val="006764B7"/>
    <w:pPr>
      <w:tabs>
        <w:tab w:val="num" w:pos="720"/>
      </w:tabs>
      <w:ind w:left="720" w:hanging="360"/>
      <w:contextualSpacing/>
    </w:pPr>
  </w:style>
  <w:style w:type="paragraph" w:styleId="ListBullet3">
    <w:name w:val="List Bullet 3"/>
    <w:basedOn w:val="Normal"/>
    <w:uiPriority w:val="99"/>
    <w:semiHidden/>
    <w:unhideWhenUsed/>
    <w:rsid w:val="006764B7"/>
    <w:pPr>
      <w:tabs>
        <w:tab w:val="num" w:pos="1080"/>
      </w:tabs>
      <w:ind w:left="1080" w:hanging="360"/>
      <w:contextualSpacing/>
    </w:pPr>
  </w:style>
  <w:style w:type="paragraph" w:styleId="ListBullet4">
    <w:name w:val="List Bullet 4"/>
    <w:basedOn w:val="Normal"/>
    <w:uiPriority w:val="99"/>
    <w:semiHidden/>
    <w:unhideWhenUsed/>
    <w:rsid w:val="006764B7"/>
    <w:pPr>
      <w:tabs>
        <w:tab w:val="num" w:pos="1440"/>
      </w:tabs>
      <w:ind w:left="1440" w:hanging="360"/>
      <w:contextualSpacing/>
    </w:pPr>
  </w:style>
  <w:style w:type="paragraph" w:styleId="ListBullet5">
    <w:name w:val="List Bullet 5"/>
    <w:basedOn w:val="Normal"/>
    <w:uiPriority w:val="99"/>
    <w:semiHidden/>
    <w:unhideWhenUsed/>
    <w:rsid w:val="006764B7"/>
    <w:pPr>
      <w:tabs>
        <w:tab w:val="num" w:pos="1800"/>
      </w:tabs>
      <w:ind w:left="1800" w:hanging="360"/>
      <w:contextualSpacing/>
    </w:pPr>
  </w:style>
  <w:style w:type="paragraph" w:styleId="ListNumber2">
    <w:name w:val="List Number 2"/>
    <w:basedOn w:val="Normal"/>
    <w:uiPriority w:val="99"/>
    <w:unhideWhenUsed/>
    <w:rsid w:val="006764B7"/>
    <w:pPr>
      <w:tabs>
        <w:tab w:val="num" w:pos="720"/>
      </w:tabs>
      <w:ind w:left="720" w:hanging="360"/>
      <w:contextualSpacing/>
    </w:pPr>
  </w:style>
  <w:style w:type="paragraph" w:styleId="ListNumber3">
    <w:name w:val="List Number 3"/>
    <w:basedOn w:val="Normal"/>
    <w:uiPriority w:val="99"/>
    <w:unhideWhenUsed/>
    <w:rsid w:val="006764B7"/>
    <w:pPr>
      <w:tabs>
        <w:tab w:val="num" w:pos="1080"/>
      </w:tabs>
      <w:ind w:left="1080" w:hanging="360"/>
      <w:contextualSpacing/>
    </w:pPr>
  </w:style>
  <w:style w:type="paragraph" w:styleId="ListNumber4">
    <w:name w:val="List Number 4"/>
    <w:basedOn w:val="Normal"/>
    <w:uiPriority w:val="99"/>
    <w:semiHidden/>
    <w:unhideWhenUsed/>
    <w:rsid w:val="006764B7"/>
    <w:pPr>
      <w:tabs>
        <w:tab w:val="num" w:pos="1440"/>
      </w:tabs>
      <w:ind w:left="1440" w:hanging="360"/>
      <w:contextualSpacing/>
    </w:pPr>
  </w:style>
  <w:style w:type="paragraph" w:styleId="ListNumber5">
    <w:name w:val="List Number 5"/>
    <w:basedOn w:val="Normal"/>
    <w:uiPriority w:val="99"/>
    <w:unhideWhenUsed/>
    <w:rsid w:val="006764B7"/>
    <w:pPr>
      <w:tabs>
        <w:tab w:val="num" w:pos="1800"/>
      </w:tabs>
      <w:ind w:left="1800" w:hanging="360"/>
      <w:contextualSpacing/>
    </w:pPr>
  </w:style>
  <w:style w:type="paragraph" w:styleId="ListContinue">
    <w:name w:val="List Continue"/>
    <w:basedOn w:val="Normal"/>
    <w:uiPriority w:val="99"/>
    <w:semiHidden/>
    <w:unhideWhenUsed/>
    <w:rsid w:val="006764B7"/>
    <w:pPr>
      <w:ind w:left="360"/>
      <w:contextualSpacing/>
    </w:pPr>
  </w:style>
  <w:style w:type="paragraph" w:styleId="ListContinue2">
    <w:name w:val="List Continue 2"/>
    <w:basedOn w:val="Normal"/>
    <w:uiPriority w:val="99"/>
    <w:semiHidden/>
    <w:unhideWhenUsed/>
    <w:rsid w:val="006764B7"/>
    <w:pPr>
      <w:ind w:left="720"/>
      <w:contextualSpacing/>
    </w:pPr>
  </w:style>
  <w:style w:type="paragraph" w:styleId="ListContinue3">
    <w:name w:val="List Continue 3"/>
    <w:basedOn w:val="Normal"/>
    <w:uiPriority w:val="99"/>
    <w:semiHidden/>
    <w:unhideWhenUsed/>
    <w:rsid w:val="006764B7"/>
    <w:pPr>
      <w:ind w:left="1080"/>
      <w:contextualSpacing/>
    </w:pPr>
  </w:style>
  <w:style w:type="paragraph" w:styleId="ListContinue4">
    <w:name w:val="List Continue 4"/>
    <w:basedOn w:val="Normal"/>
    <w:uiPriority w:val="99"/>
    <w:semiHidden/>
    <w:unhideWhenUsed/>
    <w:rsid w:val="006764B7"/>
    <w:pPr>
      <w:ind w:left="1440"/>
      <w:contextualSpacing/>
    </w:pPr>
  </w:style>
  <w:style w:type="paragraph" w:styleId="ListContinue5">
    <w:name w:val="List Continue 5"/>
    <w:basedOn w:val="Normal"/>
    <w:uiPriority w:val="99"/>
    <w:semiHidden/>
    <w:unhideWhenUsed/>
    <w:rsid w:val="006764B7"/>
    <w:pPr>
      <w:ind w:left="1800"/>
      <w:contextualSpacing/>
    </w:pPr>
  </w:style>
  <w:style w:type="paragraph" w:styleId="Subtitle">
    <w:name w:val="Subtitle"/>
    <w:basedOn w:val="Normal"/>
    <w:next w:val="Normal"/>
    <w:link w:val="SubtitleChar"/>
    <w:uiPriority w:val="11"/>
    <w:qFormat/>
    <w:rsid w:val="006764B7"/>
    <w:rPr>
      <w:rFonts w:ascii="Cambria" w:hAnsi="Cambria"/>
      <w:i/>
      <w:iCs/>
      <w:color w:val="4F81BD"/>
      <w:spacing w:val="15"/>
    </w:rPr>
  </w:style>
  <w:style w:type="character" w:customStyle="1" w:styleId="SubtitleChar">
    <w:name w:val="Subtitle Char"/>
    <w:basedOn w:val="DefaultParagraphFont"/>
    <w:link w:val="Subtitle"/>
    <w:uiPriority w:val="11"/>
    <w:rsid w:val="006764B7"/>
    <w:rPr>
      <w:rFonts w:ascii="Cambria" w:hAnsi="Cambria"/>
      <w:i/>
      <w:iCs/>
      <w:color w:val="4F81BD"/>
      <w:spacing w:val="15"/>
      <w:szCs w:val="24"/>
    </w:rPr>
  </w:style>
  <w:style w:type="paragraph" w:styleId="Salutation">
    <w:name w:val="Salutation"/>
    <w:basedOn w:val="Normal"/>
    <w:next w:val="Normal"/>
    <w:link w:val="SalutationChar"/>
    <w:uiPriority w:val="99"/>
    <w:semiHidden/>
    <w:unhideWhenUsed/>
    <w:rsid w:val="006764B7"/>
  </w:style>
  <w:style w:type="character" w:customStyle="1" w:styleId="SalutationChar">
    <w:name w:val="Salutation Char"/>
    <w:basedOn w:val="DefaultParagraphFont"/>
    <w:link w:val="Salutation"/>
    <w:uiPriority w:val="99"/>
    <w:semiHidden/>
    <w:rsid w:val="006764B7"/>
    <w:rPr>
      <w:rFonts w:ascii="Arial" w:hAnsi="Arial"/>
      <w:szCs w:val="24"/>
    </w:rPr>
  </w:style>
  <w:style w:type="paragraph" w:styleId="NoteHeading">
    <w:name w:val="Note Heading"/>
    <w:next w:val="NoteText"/>
    <w:link w:val="NoteHeadingChar"/>
    <w:uiPriority w:val="99"/>
    <w:unhideWhenUsed/>
    <w:rsid w:val="00AE78D1"/>
    <w:rPr>
      <w:rFonts w:ascii="Arial" w:hAnsi="Arial"/>
      <w:b/>
      <w:szCs w:val="24"/>
    </w:rPr>
  </w:style>
  <w:style w:type="character" w:customStyle="1" w:styleId="NoteHeadingChar">
    <w:name w:val="Note Heading Char"/>
    <w:basedOn w:val="DefaultParagraphFont"/>
    <w:link w:val="NoteHeading"/>
    <w:uiPriority w:val="99"/>
    <w:rsid w:val="00AE78D1"/>
    <w:rPr>
      <w:rFonts w:ascii="Arial" w:hAnsi="Arial"/>
      <w:b/>
      <w:szCs w:val="24"/>
    </w:rPr>
  </w:style>
  <w:style w:type="paragraph" w:styleId="PlainText">
    <w:name w:val="Plain Text"/>
    <w:basedOn w:val="Normal"/>
    <w:link w:val="PlainTextChar"/>
    <w:uiPriority w:val="99"/>
    <w:semiHidden/>
    <w:unhideWhenUsed/>
    <w:rsid w:val="006764B7"/>
    <w:rPr>
      <w:rFonts w:ascii="Consolas" w:hAnsi="Consolas"/>
      <w:sz w:val="21"/>
      <w:szCs w:val="21"/>
    </w:rPr>
  </w:style>
  <w:style w:type="character" w:customStyle="1" w:styleId="PlainTextChar">
    <w:name w:val="Plain Text Char"/>
    <w:basedOn w:val="DefaultParagraphFont"/>
    <w:link w:val="PlainText"/>
    <w:uiPriority w:val="99"/>
    <w:semiHidden/>
    <w:rsid w:val="006764B7"/>
    <w:rPr>
      <w:rFonts w:ascii="Consolas" w:hAnsi="Consolas"/>
      <w:sz w:val="21"/>
      <w:szCs w:val="21"/>
    </w:rPr>
  </w:style>
  <w:style w:type="paragraph" w:customStyle="1" w:styleId="Numbering123">
    <w:name w:val="Numbering 123"/>
    <w:qFormat/>
    <w:rsid w:val="00CA5E1B"/>
    <w:pPr>
      <w:numPr>
        <w:numId w:val="16"/>
      </w:numPr>
      <w:spacing w:before="100" w:after="100"/>
    </w:pPr>
    <w:rPr>
      <w:rFonts w:ascii="Arial" w:hAnsi="Arial"/>
      <w:szCs w:val="24"/>
      <w:lang w:bidi="ar-SA"/>
    </w:rPr>
  </w:style>
  <w:style w:type="paragraph" w:customStyle="1" w:styleId="BulletIndent1">
    <w:name w:val="Bullet Indent 1"/>
    <w:qFormat/>
    <w:rsid w:val="00226891"/>
    <w:pPr>
      <w:numPr>
        <w:numId w:val="4"/>
      </w:numPr>
      <w:spacing w:before="120" w:after="120"/>
      <w:ind w:left="1134" w:hanging="567"/>
    </w:pPr>
    <w:rPr>
      <w:rFonts w:ascii="Arial" w:hAnsi="Arial"/>
      <w:bCs/>
      <w:szCs w:val="24"/>
    </w:rPr>
  </w:style>
  <w:style w:type="paragraph" w:customStyle="1" w:styleId="BulletIndent2">
    <w:name w:val="Bullet Indent 2"/>
    <w:qFormat/>
    <w:rsid w:val="00FF5070"/>
    <w:pPr>
      <w:numPr>
        <w:numId w:val="5"/>
      </w:numPr>
      <w:tabs>
        <w:tab w:val="left" w:pos="1134"/>
      </w:tabs>
      <w:spacing w:before="120" w:after="120"/>
      <w:ind w:left="1701" w:hanging="567"/>
    </w:pPr>
    <w:rPr>
      <w:rFonts w:ascii="Arial" w:hAnsi="Arial"/>
      <w:bCs/>
      <w:szCs w:val="24"/>
    </w:rPr>
  </w:style>
  <w:style w:type="paragraph" w:customStyle="1" w:styleId="BulletIndent0">
    <w:name w:val="Bullet Indent 0"/>
    <w:qFormat/>
    <w:rsid w:val="000D7E4E"/>
    <w:pPr>
      <w:numPr>
        <w:numId w:val="6"/>
      </w:numPr>
      <w:spacing w:before="120" w:after="120"/>
      <w:ind w:left="567" w:hanging="567"/>
    </w:pPr>
    <w:rPr>
      <w:rFonts w:ascii="Arial" w:hAnsi="Arial"/>
      <w:szCs w:val="24"/>
    </w:rPr>
  </w:style>
  <w:style w:type="paragraph" w:customStyle="1" w:styleId="ChapterName">
    <w:name w:val="Chapter Name"/>
    <w:qFormat/>
    <w:rsid w:val="00253215"/>
    <w:pPr>
      <w:spacing w:before="800"/>
      <w:outlineLvl w:val="0"/>
    </w:pPr>
    <w:rPr>
      <w:rFonts w:ascii="Calibri" w:hAnsi="Calibri"/>
      <w:b/>
      <w:color w:val="C00000"/>
      <w:sz w:val="96"/>
      <w:szCs w:val="24"/>
    </w:rPr>
  </w:style>
  <w:style w:type="paragraph" w:customStyle="1" w:styleId="RedBullet">
    <w:name w:val="RedBullet"/>
    <w:qFormat/>
    <w:rsid w:val="00C136B4"/>
    <w:pPr>
      <w:numPr>
        <w:numId w:val="3"/>
      </w:numPr>
      <w:tabs>
        <w:tab w:val="left" w:pos="567"/>
      </w:tabs>
      <w:spacing w:before="120" w:after="120"/>
      <w:ind w:left="1134" w:hanging="567"/>
    </w:pPr>
    <w:rPr>
      <w:rFonts w:ascii="Arial" w:hAnsi="Arial"/>
      <w:szCs w:val="24"/>
    </w:rPr>
  </w:style>
  <w:style w:type="paragraph" w:customStyle="1" w:styleId="BulletIndent3">
    <w:name w:val="Bullet Indent 3"/>
    <w:basedOn w:val="BulletIndent2"/>
    <w:qFormat/>
    <w:rsid w:val="00902E58"/>
    <w:pPr>
      <w:ind w:left="2268"/>
    </w:pPr>
  </w:style>
  <w:style w:type="paragraph" w:styleId="CommentSubject">
    <w:name w:val="annotation subject"/>
    <w:basedOn w:val="Normal"/>
    <w:link w:val="CommentSubjectChar"/>
    <w:uiPriority w:val="99"/>
    <w:semiHidden/>
    <w:unhideWhenUsed/>
    <w:rsid w:val="008A50ED"/>
    <w:rPr>
      <w:b/>
      <w:bCs/>
      <w:szCs w:val="20"/>
    </w:rPr>
  </w:style>
  <w:style w:type="character" w:customStyle="1" w:styleId="CommentSubjectChar">
    <w:name w:val="Comment Subject Char"/>
    <w:basedOn w:val="DefaultParagraphFont"/>
    <w:link w:val="CommentSubject"/>
    <w:uiPriority w:val="99"/>
    <w:semiHidden/>
    <w:rsid w:val="008A50ED"/>
    <w:rPr>
      <w:b/>
      <w:bCs/>
    </w:rPr>
  </w:style>
  <w:style w:type="paragraph" w:customStyle="1" w:styleId="NoToc">
    <w:name w:val="NoToc"/>
    <w:qFormat/>
    <w:rsid w:val="00B230D9"/>
    <w:pPr>
      <w:spacing w:before="240" w:after="240"/>
    </w:pPr>
    <w:rPr>
      <w:rFonts w:ascii="Arial Bold" w:hAnsi="Arial Bold" w:cs="Arial"/>
      <w:b/>
      <w:bCs/>
      <w:kern w:val="32"/>
      <w:sz w:val="36"/>
      <w:szCs w:val="32"/>
    </w:rPr>
  </w:style>
  <w:style w:type="paragraph" w:customStyle="1" w:styleId="HeadingAppendix">
    <w:name w:val="Heading Appendix"/>
    <w:basedOn w:val="Heading1"/>
    <w:next w:val="BodyText"/>
    <w:qFormat/>
    <w:rsid w:val="00D31984"/>
    <w:pPr>
      <w:pageBreakBefore w:val="0"/>
      <w:numPr>
        <w:numId w:val="35"/>
      </w:numPr>
      <w:spacing w:before="840" w:after="120"/>
      <w:ind w:left="0" w:firstLine="0"/>
    </w:pPr>
    <w:rPr>
      <w:lang w:bidi="ar-SA"/>
    </w:rPr>
  </w:style>
  <w:style w:type="paragraph" w:customStyle="1" w:styleId="HeadingAppendix2">
    <w:name w:val="Heading Appendix 2"/>
    <w:next w:val="BodyText"/>
    <w:qFormat/>
    <w:rsid w:val="00D31984"/>
    <w:pPr>
      <w:spacing w:before="360" w:after="120"/>
      <w:outlineLvl w:val="1"/>
    </w:pPr>
    <w:rPr>
      <w:rFonts w:ascii="Arial Bold" w:hAnsi="Arial Bold" w:cs="Arial"/>
      <w:b/>
      <w:bCs/>
      <w:kern w:val="32"/>
      <w:sz w:val="32"/>
      <w:szCs w:val="32"/>
      <w:lang w:bidi="ar-SA"/>
    </w:rPr>
  </w:style>
  <w:style w:type="paragraph" w:customStyle="1" w:styleId="HeadingAppendix3">
    <w:name w:val="Heading Appendix 3"/>
    <w:next w:val="BodyText"/>
    <w:qFormat/>
    <w:rsid w:val="00D31984"/>
    <w:pPr>
      <w:spacing w:before="360"/>
    </w:pPr>
    <w:rPr>
      <w:rFonts w:ascii="Arial Bold" w:hAnsi="Arial Bold" w:cs="Arial"/>
      <w:b/>
      <w:bCs/>
      <w:kern w:val="32"/>
      <w:sz w:val="28"/>
      <w:szCs w:val="32"/>
      <w:lang w:bidi="ar-SA"/>
    </w:rPr>
  </w:style>
  <w:style w:type="paragraph" w:customStyle="1" w:styleId="Code">
    <w:name w:val="Code"/>
    <w:autoRedefine/>
    <w:qFormat/>
    <w:rsid w:val="00D31984"/>
    <w:pPr>
      <w:spacing w:before="60" w:after="60"/>
    </w:pPr>
    <w:rPr>
      <w:rFonts w:ascii="Courier New" w:hAnsi="Courier New"/>
      <w:szCs w:val="24"/>
      <w:lang w:bidi="ar-SA"/>
    </w:rPr>
  </w:style>
  <w:style w:type="character" w:styleId="CommentReference">
    <w:name w:val="annotation reference"/>
    <w:basedOn w:val="DefaultParagraphFont"/>
    <w:uiPriority w:val="99"/>
    <w:semiHidden/>
    <w:unhideWhenUsed/>
    <w:rsid w:val="00EB7C60"/>
    <w:rPr>
      <w:sz w:val="16"/>
      <w:szCs w:val="16"/>
    </w:rPr>
  </w:style>
  <w:style w:type="paragraph" w:styleId="CommentText">
    <w:name w:val="annotation text"/>
    <w:basedOn w:val="Normal"/>
    <w:link w:val="CommentTextChar"/>
    <w:uiPriority w:val="99"/>
    <w:semiHidden/>
    <w:unhideWhenUsed/>
    <w:rsid w:val="00EB7C60"/>
    <w:rPr>
      <w:szCs w:val="20"/>
    </w:rPr>
  </w:style>
  <w:style w:type="character" w:customStyle="1" w:styleId="CommentTextChar">
    <w:name w:val="Comment Text Char"/>
    <w:basedOn w:val="DefaultParagraphFont"/>
    <w:link w:val="CommentText"/>
    <w:uiPriority w:val="99"/>
    <w:semiHidden/>
    <w:rsid w:val="00EB7C60"/>
    <w:rPr>
      <w:rFonts w:ascii="Arial" w:hAnsi="Arial"/>
    </w:rPr>
  </w:style>
  <w:style w:type="paragraph" w:styleId="Revision">
    <w:name w:val="Revision"/>
    <w:hidden/>
    <w:uiPriority w:val="99"/>
    <w:semiHidden/>
    <w:rsid w:val="00EB7C60"/>
    <w:rPr>
      <w:rFonts w:ascii="Arial" w:hAnsi="Arial"/>
      <w:szCs w:val="24"/>
    </w:rPr>
  </w:style>
  <w:style w:type="paragraph" w:styleId="ListParagraph">
    <w:name w:val="List Paragraph"/>
    <w:basedOn w:val="Normal"/>
    <w:uiPriority w:val="34"/>
    <w:qFormat/>
    <w:rsid w:val="007E5A8F"/>
    <w:pPr>
      <w:ind w:left="720"/>
      <w:contextualSpacing/>
    </w:pPr>
  </w:style>
  <w:style w:type="paragraph" w:customStyle="1" w:styleId="Default">
    <w:name w:val="Default"/>
    <w:rsid w:val="00E2540E"/>
    <w:pPr>
      <w:autoSpaceDE w:val="0"/>
      <w:autoSpaceDN w:val="0"/>
      <w:adjustRightInd w:val="0"/>
    </w:pPr>
    <w:rPr>
      <w:rFonts w:ascii="Verdana" w:hAnsi="Verdana" w:cs="Verdana"/>
      <w:color w:val="000000"/>
      <w:sz w:val="24"/>
      <w:szCs w:val="24"/>
    </w:rPr>
  </w:style>
  <w:style w:type="table" w:styleId="MediumList2-Accent1">
    <w:name w:val="Medium List 2 Accent 1"/>
    <w:basedOn w:val="TableNormal"/>
    <w:uiPriority w:val="66"/>
    <w:rsid w:val="00D96206"/>
    <w:rPr>
      <w:rFonts w:asciiTheme="majorHAnsi" w:eastAsiaTheme="majorEastAsia" w:hAnsiTheme="majorHAnsi" w:cstheme="majorBidi"/>
      <w:color w:val="000000" w:themeColor="text1"/>
      <w:sz w:val="22"/>
      <w:szCs w:val="22"/>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uiPriority w:val="60"/>
    <w:rsid w:val="00D962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96206"/>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apple-converted-space">
    <w:name w:val="apple-converted-space"/>
    <w:basedOn w:val="DefaultParagraphFont"/>
    <w:rsid w:val="00864E86"/>
  </w:style>
</w:styles>
</file>

<file path=word/webSettings.xml><?xml version="1.0" encoding="utf-8"?>
<w:webSettings xmlns:r="http://schemas.openxmlformats.org/officeDocument/2006/relationships" xmlns:w="http://schemas.openxmlformats.org/wordprocessingml/2006/main">
  <w:divs>
    <w:div w:id="3017740">
      <w:marLeft w:val="0"/>
      <w:marRight w:val="0"/>
      <w:marTop w:val="0"/>
      <w:marBottom w:val="0"/>
      <w:divBdr>
        <w:top w:val="none" w:sz="0" w:space="0" w:color="auto"/>
        <w:left w:val="none" w:sz="0" w:space="0" w:color="auto"/>
        <w:bottom w:val="none" w:sz="0" w:space="0" w:color="auto"/>
        <w:right w:val="none" w:sz="0" w:space="0" w:color="auto"/>
      </w:divBdr>
    </w:div>
    <w:div w:id="4329084">
      <w:marLeft w:val="0"/>
      <w:marRight w:val="0"/>
      <w:marTop w:val="0"/>
      <w:marBottom w:val="0"/>
      <w:divBdr>
        <w:top w:val="none" w:sz="0" w:space="0" w:color="auto"/>
        <w:left w:val="none" w:sz="0" w:space="0" w:color="auto"/>
        <w:bottom w:val="none" w:sz="0" w:space="0" w:color="auto"/>
        <w:right w:val="none" w:sz="0" w:space="0" w:color="auto"/>
      </w:divBdr>
    </w:div>
    <w:div w:id="7221851">
      <w:marLeft w:val="0"/>
      <w:marRight w:val="0"/>
      <w:marTop w:val="0"/>
      <w:marBottom w:val="0"/>
      <w:divBdr>
        <w:top w:val="none" w:sz="0" w:space="0" w:color="auto"/>
        <w:left w:val="none" w:sz="0" w:space="0" w:color="auto"/>
        <w:bottom w:val="none" w:sz="0" w:space="0" w:color="auto"/>
        <w:right w:val="none" w:sz="0" w:space="0" w:color="auto"/>
      </w:divBdr>
    </w:div>
    <w:div w:id="8260583">
      <w:marLeft w:val="0"/>
      <w:marRight w:val="0"/>
      <w:marTop w:val="0"/>
      <w:marBottom w:val="0"/>
      <w:divBdr>
        <w:top w:val="none" w:sz="0" w:space="0" w:color="auto"/>
        <w:left w:val="none" w:sz="0" w:space="0" w:color="auto"/>
        <w:bottom w:val="none" w:sz="0" w:space="0" w:color="auto"/>
        <w:right w:val="none" w:sz="0" w:space="0" w:color="auto"/>
      </w:divBdr>
    </w:div>
    <w:div w:id="8803733">
      <w:marLeft w:val="0"/>
      <w:marRight w:val="0"/>
      <w:marTop w:val="0"/>
      <w:marBottom w:val="0"/>
      <w:divBdr>
        <w:top w:val="none" w:sz="0" w:space="0" w:color="auto"/>
        <w:left w:val="none" w:sz="0" w:space="0" w:color="auto"/>
        <w:bottom w:val="none" w:sz="0" w:space="0" w:color="auto"/>
        <w:right w:val="none" w:sz="0" w:space="0" w:color="auto"/>
      </w:divBdr>
    </w:div>
    <w:div w:id="12348286">
      <w:marLeft w:val="0"/>
      <w:marRight w:val="0"/>
      <w:marTop w:val="0"/>
      <w:marBottom w:val="0"/>
      <w:divBdr>
        <w:top w:val="none" w:sz="0" w:space="0" w:color="auto"/>
        <w:left w:val="none" w:sz="0" w:space="0" w:color="auto"/>
        <w:bottom w:val="none" w:sz="0" w:space="0" w:color="auto"/>
        <w:right w:val="none" w:sz="0" w:space="0" w:color="auto"/>
      </w:divBdr>
    </w:div>
    <w:div w:id="14161545">
      <w:marLeft w:val="0"/>
      <w:marRight w:val="0"/>
      <w:marTop w:val="0"/>
      <w:marBottom w:val="0"/>
      <w:divBdr>
        <w:top w:val="none" w:sz="0" w:space="0" w:color="auto"/>
        <w:left w:val="none" w:sz="0" w:space="0" w:color="auto"/>
        <w:bottom w:val="none" w:sz="0" w:space="0" w:color="auto"/>
        <w:right w:val="none" w:sz="0" w:space="0" w:color="auto"/>
      </w:divBdr>
    </w:div>
    <w:div w:id="18550371">
      <w:marLeft w:val="0"/>
      <w:marRight w:val="0"/>
      <w:marTop w:val="0"/>
      <w:marBottom w:val="0"/>
      <w:divBdr>
        <w:top w:val="none" w:sz="0" w:space="0" w:color="auto"/>
        <w:left w:val="none" w:sz="0" w:space="0" w:color="auto"/>
        <w:bottom w:val="none" w:sz="0" w:space="0" w:color="auto"/>
        <w:right w:val="none" w:sz="0" w:space="0" w:color="auto"/>
      </w:divBdr>
    </w:div>
    <w:div w:id="27411482">
      <w:marLeft w:val="0"/>
      <w:marRight w:val="0"/>
      <w:marTop w:val="0"/>
      <w:marBottom w:val="0"/>
      <w:divBdr>
        <w:top w:val="none" w:sz="0" w:space="0" w:color="auto"/>
        <w:left w:val="none" w:sz="0" w:space="0" w:color="auto"/>
        <w:bottom w:val="none" w:sz="0" w:space="0" w:color="auto"/>
        <w:right w:val="none" w:sz="0" w:space="0" w:color="auto"/>
      </w:divBdr>
    </w:div>
    <w:div w:id="29190139">
      <w:marLeft w:val="0"/>
      <w:marRight w:val="0"/>
      <w:marTop w:val="0"/>
      <w:marBottom w:val="0"/>
      <w:divBdr>
        <w:top w:val="none" w:sz="0" w:space="0" w:color="auto"/>
        <w:left w:val="none" w:sz="0" w:space="0" w:color="auto"/>
        <w:bottom w:val="none" w:sz="0" w:space="0" w:color="auto"/>
        <w:right w:val="none" w:sz="0" w:space="0" w:color="auto"/>
      </w:divBdr>
    </w:div>
    <w:div w:id="34549304">
      <w:marLeft w:val="0"/>
      <w:marRight w:val="0"/>
      <w:marTop w:val="0"/>
      <w:marBottom w:val="0"/>
      <w:divBdr>
        <w:top w:val="none" w:sz="0" w:space="0" w:color="auto"/>
        <w:left w:val="none" w:sz="0" w:space="0" w:color="auto"/>
        <w:bottom w:val="none" w:sz="0" w:space="0" w:color="auto"/>
        <w:right w:val="none" w:sz="0" w:space="0" w:color="auto"/>
      </w:divBdr>
    </w:div>
    <w:div w:id="39864830">
      <w:marLeft w:val="0"/>
      <w:marRight w:val="0"/>
      <w:marTop w:val="0"/>
      <w:marBottom w:val="0"/>
      <w:divBdr>
        <w:top w:val="none" w:sz="0" w:space="0" w:color="auto"/>
        <w:left w:val="none" w:sz="0" w:space="0" w:color="auto"/>
        <w:bottom w:val="none" w:sz="0" w:space="0" w:color="auto"/>
        <w:right w:val="none" w:sz="0" w:space="0" w:color="auto"/>
      </w:divBdr>
    </w:div>
    <w:div w:id="41485460">
      <w:marLeft w:val="0"/>
      <w:marRight w:val="0"/>
      <w:marTop w:val="0"/>
      <w:marBottom w:val="0"/>
      <w:divBdr>
        <w:top w:val="none" w:sz="0" w:space="0" w:color="auto"/>
        <w:left w:val="none" w:sz="0" w:space="0" w:color="auto"/>
        <w:bottom w:val="none" w:sz="0" w:space="0" w:color="auto"/>
        <w:right w:val="none" w:sz="0" w:space="0" w:color="auto"/>
      </w:divBdr>
    </w:div>
    <w:div w:id="42096334">
      <w:marLeft w:val="0"/>
      <w:marRight w:val="0"/>
      <w:marTop w:val="0"/>
      <w:marBottom w:val="0"/>
      <w:divBdr>
        <w:top w:val="none" w:sz="0" w:space="0" w:color="auto"/>
        <w:left w:val="none" w:sz="0" w:space="0" w:color="auto"/>
        <w:bottom w:val="none" w:sz="0" w:space="0" w:color="auto"/>
        <w:right w:val="none" w:sz="0" w:space="0" w:color="auto"/>
      </w:divBdr>
    </w:div>
    <w:div w:id="42606806">
      <w:marLeft w:val="0"/>
      <w:marRight w:val="0"/>
      <w:marTop w:val="0"/>
      <w:marBottom w:val="0"/>
      <w:divBdr>
        <w:top w:val="none" w:sz="0" w:space="0" w:color="auto"/>
        <w:left w:val="none" w:sz="0" w:space="0" w:color="auto"/>
        <w:bottom w:val="none" w:sz="0" w:space="0" w:color="auto"/>
        <w:right w:val="none" w:sz="0" w:space="0" w:color="auto"/>
      </w:divBdr>
    </w:div>
    <w:div w:id="45423355">
      <w:marLeft w:val="0"/>
      <w:marRight w:val="0"/>
      <w:marTop w:val="0"/>
      <w:marBottom w:val="0"/>
      <w:divBdr>
        <w:top w:val="none" w:sz="0" w:space="0" w:color="auto"/>
        <w:left w:val="none" w:sz="0" w:space="0" w:color="auto"/>
        <w:bottom w:val="none" w:sz="0" w:space="0" w:color="auto"/>
        <w:right w:val="none" w:sz="0" w:space="0" w:color="auto"/>
      </w:divBdr>
    </w:div>
    <w:div w:id="46269760">
      <w:marLeft w:val="0"/>
      <w:marRight w:val="0"/>
      <w:marTop w:val="0"/>
      <w:marBottom w:val="0"/>
      <w:divBdr>
        <w:top w:val="none" w:sz="0" w:space="0" w:color="auto"/>
        <w:left w:val="none" w:sz="0" w:space="0" w:color="auto"/>
        <w:bottom w:val="none" w:sz="0" w:space="0" w:color="auto"/>
        <w:right w:val="none" w:sz="0" w:space="0" w:color="auto"/>
      </w:divBdr>
    </w:div>
    <w:div w:id="47723914">
      <w:marLeft w:val="0"/>
      <w:marRight w:val="0"/>
      <w:marTop w:val="0"/>
      <w:marBottom w:val="0"/>
      <w:divBdr>
        <w:top w:val="none" w:sz="0" w:space="0" w:color="auto"/>
        <w:left w:val="none" w:sz="0" w:space="0" w:color="auto"/>
        <w:bottom w:val="none" w:sz="0" w:space="0" w:color="auto"/>
        <w:right w:val="none" w:sz="0" w:space="0" w:color="auto"/>
      </w:divBdr>
    </w:div>
    <w:div w:id="48187645">
      <w:marLeft w:val="0"/>
      <w:marRight w:val="0"/>
      <w:marTop w:val="0"/>
      <w:marBottom w:val="0"/>
      <w:divBdr>
        <w:top w:val="none" w:sz="0" w:space="0" w:color="auto"/>
        <w:left w:val="none" w:sz="0" w:space="0" w:color="auto"/>
        <w:bottom w:val="none" w:sz="0" w:space="0" w:color="auto"/>
        <w:right w:val="none" w:sz="0" w:space="0" w:color="auto"/>
      </w:divBdr>
    </w:div>
    <w:div w:id="49698094">
      <w:marLeft w:val="0"/>
      <w:marRight w:val="0"/>
      <w:marTop w:val="0"/>
      <w:marBottom w:val="0"/>
      <w:divBdr>
        <w:top w:val="none" w:sz="0" w:space="0" w:color="auto"/>
        <w:left w:val="none" w:sz="0" w:space="0" w:color="auto"/>
        <w:bottom w:val="none" w:sz="0" w:space="0" w:color="auto"/>
        <w:right w:val="none" w:sz="0" w:space="0" w:color="auto"/>
      </w:divBdr>
    </w:div>
    <w:div w:id="53090313">
      <w:marLeft w:val="0"/>
      <w:marRight w:val="0"/>
      <w:marTop w:val="0"/>
      <w:marBottom w:val="0"/>
      <w:divBdr>
        <w:top w:val="none" w:sz="0" w:space="0" w:color="auto"/>
        <w:left w:val="none" w:sz="0" w:space="0" w:color="auto"/>
        <w:bottom w:val="none" w:sz="0" w:space="0" w:color="auto"/>
        <w:right w:val="none" w:sz="0" w:space="0" w:color="auto"/>
      </w:divBdr>
    </w:div>
    <w:div w:id="54595608">
      <w:marLeft w:val="0"/>
      <w:marRight w:val="0"/>
      <w:marTop w:val="0"/>
      <w:marBottom w:val="0"/>
      <w:divBdr>
        <w:top w:val="none" w:sz="0" w:space="0" w:color="auto"/>
        <w:left w:val="none" w:sz="0" w:space="0" w:color="auto"/>
        <w:bottom w:val="none" w:sz="0" w:space="0" w:color="auto"/>
        <w:right w:val="none" w:sz="0" w:space="0" w:color="auto"/>
      </w:divBdr>
    </w:div>
    <w:div w:id="58407547">
      <w:marLeft w:val="0"/>
      <w:marRight w:val="0"/>
      <w:marTop w:val="0"/>
      <w:marBottom w:val="0"/>
      <w:divBdr>
        <w:top w:val="none" w:sz="0" w:space="0" w:color="auto"/>
        <w:left w:val="none" w:sz="0" w:space="0" w:color="auto"/>
        <w:bottom w:val="none" w:sz="0" w:space="0" w:color="auto"/>
        <w:right w:val="none" w:sz="0" w:space="0" w:color="auto"/>
      </w:divBdr>
    </w:div>
    <w:div w:id="59134247">
      <w:marLeft w:val="0"/>
      <w:marRight w:val="0"/>
      <w:marTop w:val="0"/>
      <w:marBottom w:val="0"/>
      <w:divBdr>
        <w:top w:val="none" w:sz="0" w:space="0" w:color="auto"/>
        <w:left w:val="none" w:sz="0" w:space="0" w:color="auto"/>
        <w:bottom w:val="none" w:sz="0" w:space="0" w:color="auto"/>
        <w:right w:val="none" w:sz="0" w:space="0" w:color="auto"/>
      </w:divBdr>
    </w:div>
    <w:div w:id="63989203">
      <w:marLeft w:val="0"/>
      <w:marRight w:val="0"/>
      <w:marTop w:val="0"/>
      <w:marBottom w:val="0"/>
      <w:divBdr>
        <w:top w:val="none" w:sz="0" w:space="0" w:color="auto"/>
        <w:left w:val="none" w:sz="0" w:space="0" w:color="auto"/>
        <w:bottom w:val="none" w:sz="0" w:space="0" w:color="auto"/>
        <w:right w:val="none" w:sz="0" w:space="0" w:color="auto"/>
      </w:divBdr>
    </w:div>
    <w:div w:id="64647888">
      <w:marLeft w:val="0"/>
      <w:marRight w:val="0"/>
      <w:marTop w:val="0"/>
      <w:marBottom w:val="0"/>
      <w:divBdr>
        <w:top w:val="none" w:sz="0" w:space="0" w:color="auto"/>
        <w:left w:val="none" w:sz="0" w:space="0" w:color="auto"/>
        <w:bottom w:val="none" w:sz="0" w:space="0" w:color="auto"/>
        <w:right w:val="none" w:sz="0" w:space="0" w:color="auto"/>
      </w:divBdr>
    </w:div>
    <w:div w:id="71200597">
      <w:marLeft w:val="0"/>
      <w:marRight w:val="0"/>
      <w:marTop w:val="0"/>
      <w:marBottom w:val="0"/>
      <w:divBdr>
        <w:top w:val="none" w:sz="0" w:space="0" w:color="auto"/>
        <w:left w:val="none" w:sz="0" w:space="0" w:color="auto"/>
        <w:bottom w:val="none" w:sz="0" w:space="0" w:color="auto"/>
        <w:right w:val="none" w:sz="0" w:space="0" w:color="auto"/>
      </w:divBdr>
    </w:div>
    <w:div w:id="72315454">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74981466">
      <w:marLeft w:val="0"/>
      <w:marRight w:val="0"/>
      <w:marTop w:val="0"/>
      <w:marBottom w:val="0"/>
      <w:divBdr>
        <w:top w:val="none" w:sz="0" w:space="0" w:color="auto"/>
        <w:left w:val="none" w:sz="0" w:space="0" w:color="auto"/>
        <w:bottom w:val="none" w:sz="0" w:space="0" w:color="auto"/>
        <w:right w:val="none" w:sz="0" w:space="0" w:color="auto"/>
      </w:divBdr>
    </w:div>
    <w:div w:id="76023595">
      <w:marLeft w:val="0"/>
      <w:marRight w:val="0"/>
      <w:marTop w:val="0"/>
      <w:marBottom w:val="0"/>
      <w:divBdr>
        <w:top w:val="none" w:sz="0" w:space="0" w:color="auto"/>
        <w:left w:val="none" w:sz="0" w:space="0" w:color="auto"/>
        <w:bottom w:val="none" w:sz="0" w:space="0" w:color="auto"/>
        <w:right w:val="none" w:sz="0" w:space="0" w:color="auto"/>
      </w:divBdr>
    </w:div>
    <w:div w:id="82459907">
      <w:marLeft w:val="0"/>
      <w:marRight w:val="0"/>
      <w:marTop w:val="0"/>
      <w:marBottom w:val="0"/>
      <w:divBdr>
        <w:top w:val="none" w:sz="0" w:space="0" w:color="auto"/>
        <w:left w:val="none" w:sz="0" w:space="0" w:color="auto"/>
        <w:bottom w:val="none" w:sz="0" w:space="0" w:color="auto"/>
        <w:right w:val="none" w:sz="0" w:space="0" w:color="auto"/>
      </w:divBdr>
    </w:div>
    <w:div w:id="83385407">
      <w:marLeft w:val="0"/>
      <w:marRight w:val="0"/>
      <w:marTop w:val="0"/>
      <w:marBottom w:val="0"/>
      <w:divBdr>
        <w:top w:val="none" w:sz="0" w:space="0" w:color="auto"/>
        <w:left w:val="none" w:sz="0" w:space="0" w:color="auto"/>
        <w:bottom w:val="none" w:sz="0" w:space="0" w:color="auto"/>
        <w:right w:val="none" w:sz="0" w:space="0" w:color="auto"/>
      </w:divBdr>
    </w:div>
    <w:div w:id="84768540">
      <w:marLeft w:val="0"/>
      <w:marRight w:val="0"/>
      <w:marTop w:val="0"/>
      <w:marBottom w:val="0"/>
      <w:divBdr>
        <w:top w:val="none" w:sz="0" w:space="0" w:color="auto"/>
        <w:left w:val="none" w:sz="0" w:space="0" w:color="auto"/>
        <w:bottom w:val="none" w:sz="0" w:space="0" w:color="auto"/>
        <w:right w:val="none" w:sz="0" w:space="0" w:color="auto"/>
      </w:divBdr>
    </w:div>
    <w:div w:id="90130733">
      <w:marLeft w:val="0"/>
      <w:marRight w:val="0"/>
      <w:marTop w:val="0"/>
      <w:marBottom w:val="0"/>
      <w:divBdr>
        <w:top w:val="none" w:sz="0" w:space="0" w:color="auto"/>
        <w:left w:val="none" w:sz="0" w:space="0" w:color="auto"/>
        <w:bottom w:val="none" w:sz="0" w:space="0" w:color="auto"/>
        <w:right w:val="none" w:sz="0" w:space="0" w:color="auto"/>
      </w:divBdr>
    </w:div>
    <w:div w:id="97602382">
      <w:marLeft w:val="0"/>
      <w:marRight w:val="0"/>
      <w:marTop w:val="0"/>
      <w:marBottom w:val="0"/>
      <w:divBdr>
        <w:top w:val="none" w:sz="0" w:space="0" w:color="auto"/>
        <w:left w:val="none" w:sz="0" w:space="0" w:color="auto"/>
        <w:bottom w:val="none" w:sz="0" w:space="0" w:color="auto"/>
        <w:right w:val="none" w:sz="0" w:space="0" w:color="auto"/>
      </w:divBdr>
    </w:div>
    <w:div w:id="98986420">
      <w:marLeft w:val="0"/>
      <w:marRight w:val="0"/>
      <w:marTop w:val="0"/>
      <w:marBottom w:val="0"/>
      <w:divBdr>
        <w:top w:val="none" w:sz="0" w:space="0" w:color="auto"/>
        <w:left w:val="none" w:sz="0" w:space="0" w:color="auto"/>
        <w:bottom w:val="none" w:sz="0" w:space="0" w:color="auto"/>
        <w:right w:val="none" w:sz="0" w:space="0" w:color="auto"/>
      </w:divBdr>
    </w:div>
    <w:div w:id="100272640">
      <w:marLeft w:val="0"/>
      <w:marRight w:val="0"/>
      <w:marTop w:val="0"/>
      <w:marBottom w:val="0"/>
      <w:divBdr>
        <w:top w:val="none" w:sz="0" w:space="0" w:color="auto"/>
        <w:left w:val="none" w:sz="0" w:space="0" w:color="auto"/>
        <w:bottom w:val="none" w:sz="0" w:space="0" w:color="auto"/>
        <w:right w:val="none" w:sz="0" w:space="0" w:color="auto"/>
      </w:divBdr>
    </w:div>
    <w:div w:id="104422549">
      <w:marLeft w:val="0"/>
      <w:marRight w:val="0"/>
      <w:marTop w:val="0"/>
      <w:marBottom w:val="0"/>
      <w:divBdr>
        <w:top w:val="none" w:sz="0" w:space="0" w:color="auto"/>
        <w:left w:val="none" w:sz="0" w:space="0" w:color="auto"/>
        <w:bottom w:val="none" w:sz="0" w:space="0" w:color="auto"/>
        <w:right w:val="none" w:sz="0" w:space="0" w:color="auto"/>
      </w:divBdr>
    </w:div>
    <w:div w:id="107092057">
      <w:marLeft w:val="0"/>
      <w:marRight w:val="0"/>
      <w:marTop w:val="0"/>
      <w:marBottom w:val="0"/>
      <w:divBdr>
        <w:top w:val="none" w:sz="0" w:space="0" w:color="auto"/>
        <w:left w:val="none" w:sz="0" w:space="0" w:color="auto"/>
        <w:bottom w:val="none" w:sz="0" w:space="0" w:color="auto"/>
        <w:right w:val="none" w:sz="0" w:space="0" w:color="auto"/>
      </w:divBdr>
    </w:div>
    <w:div w:id="112018601">
      <w:marLeft w:val="0"/>
      <w:marRight w:val="0"/>
      <w:marTop w:val="0"/>
      <w:marBottom w:val="0"/>
      <w:divBdr>
        <w:top w:val="none" w:sz="0" w:space="0" w:color="auto"/>
        <w:left w:val="none" w:sz="0" w:space="0" w:color="auto"/>
        <w:bottom w:val="none" w:sz="0" w:space="0" w:color="auto"/>
        <w:right w:val="none" w:sz="0" w:space="0" w:color="auto"/>
      </w:divBdr>
    </w:div>
    <w:div w:id="117141128">
      <w:marLeft w:val="0"/>
      <w:marRight w:val="0"/>
      <w:marTop w:val="0"/>
      <w:marBottom w:val="0"/>
      <w:divBdr>
        <w:top w:val="none" w:sz="0" w:space="0" w:color="auto"/>
        <w:left w:val="none" w:sz="0" w:space="0" w:color="auto"/>
        <w:bottom w:val="none" w:sz="0" w:space="0" w:color="auto"/>
        <w:right w:val="none" w:sz="0" w:space="0" w:color="auto"/>
      </w:divBdr>
    </w:div>
    <w:div w:id="118038979">
      <w:marLeft w:val="0"/>
      <w:marRight w:val="0"/>
      <w:marTop w:val="0"/>
      <w:marBottom w:val="0"/>
      <w:divBdr>
        <w:top w:val="none" w:sz="0" w:space="0" w:color="auto"/>
        <w:left w:val="none" w:sz="0" w:space="0" w:color="auto"/>
        <w:bottom w:val="none" w:sz="0" w:space="0" w:color="auto"/>
        <w:right w:val="none" w:sz="0" w:space="0" w:color="auto"/>
      </w:divBdr>
    </w:div>
    <w:div w:id="119618763">
      <w:marLeft w:val="0"/>
      <w:marRight w:val="0"/>
      <w:marTop w:val="0"/>
      <w:marBottom w:val="0"/>
      <w:divBdr>
        <w:top w:val="none" w:sz="0" w:space="0" w:color="auto"/>
        <w:left w:val="none" w:sz="0" w:space="0" w:color="auto"/>
        <w:bottom w:val="none" w:sz="0" w:space="0" w:color="auto"/>
        <w:right w:val="none" w:sz="0" w:space="0" w:color="auto"/>
      </w:divBdr>
    </w:div>
    <w:div w:id="125436570">
      <w:marLeft w:val="0"/>
      <w:marRight w:val="0"/>
      <w:marTop w:val="0"/>
      <w:marBottom w:val="0"/>
      <w:divBdr>
        <w:top w:val="none" w:sz="0" w:space="0" w:color="auto"/>
        <w:left w:val="none" w:sz="0" w:space="0" w:color="auto"/>
        <w:bottom w:val="none" w:sz="0" w:space="0" w:color="auto"/>
        <w:right w:val="none" w:sz="0" w:space="0" w:color="auto"/>
      </w:divBdr>
    </w:div>
    <w:div w:id="125974619">
      <w:marLeft w:val="0"/>
      <w:marRight w:val="0"/>
      <w:marTop w:val="0"/>
      <w:marBottom w:val="0"/>
      <w:divBdr>
        <w:top w:val="none" w:sz="0" w:space="0" w:color="auto"/>
        <w:left w:val="none" w:sz="0" w:space="0" w:color="auto"/>
        <w:bottom w:val="none" w:sz="0" w:space="0" w:color="auto"/>
        <w:right w:val="none" w:sz="0" w:space="0" w:color="auto"/>
      </w:divBdr>
    </w:div>
    <w:div w:id="129514363">
      <w:marLeft w:val="0"/>
      <w:marRight w:val="0"/>
      <w:marTop w:val="0"/>
      <w:marBottom w:val="0"/>
      <w:divBdr>
        <w:top w:val="none" w:sz="0" w:space="0" w:color="auto"/>
        <w:left w:val="none" w:sz="0" w:space="0" w:color="auto"/>
        <w:bottom w:val="none" w:sz="0" w:space="0" w:color="auto"/>
        <w:right w:val="none" w:sz="0" w:space="0" w:color="auto"/>
      </w:divBdr>
    </w:div>
    <w:div w:id="138422014">
      <w:marLeft w:val="0"/>
      <w:marRight w:val="0"/>
      <w:marTop w:val="0"/>
      <w:marBottom w:val="0"/>
      <w:divBdr>
        <w:top w:val="none" w:sz="0" w:space="0" w:color="auto"/>
        <w:left w:val="none" w:sz="0" w:space="0" w:color="auto"/>
        <w:bottom w:val="none" w:sz="0" w:space="0" w:color="auto"/>
        <w:right w:val="none" w:sz="0" w:space="0" w:color="auto"/>
      </w:divBdr>
    </w:div>
    <w:div w:id="143086059">
      <w:marLeft w:val="0"/>
      <w:marRight w:val="0"/>
      <w:marTop w:val="0"/>
      <w:marBottom w:val="0"/>
      <w:divBdr>
        <w:top w:val="none" w:sz="0" w:space="0" w:color="auto"/>
        <w:left w:val="none" w:sz="0" w:space="0" w:color="auto"/>
        <w:bottom w:val="none" w:sz="0" w:space="0" w:color="auto"/>
        <w:right w:val="none" w:sz="0" w:space="0" w:color="auto"/>
      </w:divBdr>
    </w:div>
    <w:div w:id="150415930">
      <w:marLeft w:val="0"/>
      <w:marRight w:val="0"/>
      <w:marTop w:val="0"/>
      <w:marBottom w:val="0"/>
      <w:divBdr>
        <w:top w:val="none" w:sz="0" w:space="0" w:color="auto"/>
        <w:left w:val="none" w:sz="0" w:space="0" w:color="auto"/>
        <w:bottom w:val="none" w:sz="0" w:space="0" w:color="auto"/>
        <w:right w:val="none" w:sz="0" w:space="0" w:color="auto"/>
      </w:divBdr>
    </w:div>
    <w:div w:id="154687657">
      <w:marLeft w:val="0"/>
      <w:marRight w:val="0"/>
      <w:marTop w:val="0"/>
      <w:marBottom w:val="0"/>
      <w:divBdr>
        <w:top w:val="none" w:sz="0" w:space="0" w:color="auto"/>
        <w:left w:val="none" w:sz="0" w:space="0" w:color="auto"/>
        <w:bottom w:val="none" w:sz="0" w:space="0" w:color="auto"/>
        <w:right w:val="none" w:sz="0" w:space="0" w:color="auto"/>
      </w:divBdr>
    </w:div>
    <w:div w:id="155539413">
      <w:marLeft w:val="0"/>
      <w:marRight w:val="0"/>
      <w:marTop w:val="0"/>
      <w:marBottom w:val="0"/>
      <w:divBdr>
        <w:top w:val="none" w:sz="0" w:space="0" w:color="auto"/>
        <w:left w:val="none" w:sz="0" w:space="0" w:color="auto"/>
        <w:bottom w:val="none" w:sz="0" w:space="0" w:color="auto"/>
        <w:right w:val="none" w:sz="0" w:space="0" w:color="auto"/>
      </w:divBdr>
    </w:div>
    <w:div w:id="156651572">
      <w:marLeft w:val="0"/>
      <w:marRight w:val="0"/>
      <w:marTop w:val="0"/>
      <w:marBottom w:val="0"/>
      <w:divBdr>
        <w:top w:val="none" w:sz="0" w:space="0" w:color="auto"/>
        <w:left w:val="none" w:sz="0" w:space="0" w:color="auto"/>
        <w:bottom w:val="none" w:sz="0" w:space="0" w:color="auto"/>
        <w:right w:val="none" w:sz="0" w:space="0" w:color="auto"/>
      </w:divBdr>
    </w:div>
    <w:div w:id="157893877">
      <w:marLeft w:val="0"/>
      <w:marRight w:val="0"/>
      <w:marTop w:val="0"/>
      <w:marBottom w:val="0"/>
      <w:divBdr>
        <w:top w:val="none" w:sz="0" w:space="0" w:color="auto"/>
        <w:left w:val="none" w:sz="0" w:space="0" w:color="auto"/>
        <w:bottom w:val="none" w:sz="0" w:space="0" w:color="auto"/>
        <w:right w:val="none" w:sz="0" w:space="0" w:color="auto"/>
      </w:divBdr>
    </w:div>
    <w:div w:id="161164054">
      <w:marLeft w:val="0"/>
      <w:marRight w:val="0"/>
      <w:marTop w:val="0"/>
      <w:marBottom w:val="0"/>
      <w:divBdr>
        <w:top w:val="none" w:sz="0" w:space="0" w:color="auto"/>
        <w:left w:val="none" w:sz="0" w:space="0" w:color="auto"/>
        <w:bottom w:val="none" w:sz="0" w:space="0" w:color="auto"/>
        <w:right w:val="none" w:sz="0" w:space="0" w:color="auto"/>
      </w:divBdr>
    </w:div>
    <w:div w:id="166018059">
      <w:marLeft w:val="0"/>
      <w:marRight w:val="0"/>
      <w:marTop w:val="0"/>
      <w:marBottom w:val="0"/>
      <w:divBdr>
        <w:top w:val="none" w:sz="0" w:space="0" w:color="auto"/>
        <w:left w:val="none" w:sz="0" w:space="0" w:color="auto"/>
        <w:bottom w:val="none" w:sz="0" w:space="0" w:color="auto"/>
        <w:right w:val="none" w:sz="0" w:space="0" w:color="auto"/>
      </w:divBdr>
    </w:div>
    <w:div w:id="174612262">
      <w:marLeft w:val="0"/>
      <w:marRight w:val="0"/>
      <w:marTop w:val="0"/>
      <w:marBottom w:val="0"/>
      <w:divBdr>
        <w:top w:val="none" w:sz="0" w:space="0" w:color="auto"/>
        <w:left w:val="none" w:sz="0" w:space="0" w:color="auto"/>
        <w:bottom w:val="none" w:sz="0" w:space="0" w:color="auto"/>
        <w:right w:val="none" w:sz="0" w:space="0" w:color="auto"/>
      </w:divBdr>
    </w:div>
    <w:div w:id="177892187">
      <w:marLeft w:val="0"/>
      <w:marRight w:val="0"/>
      <w:marTop w:val="0"/>
      <w:marBottom w:val="0"/>
      <w:divBdr>
        <w:top w:val="none" w:sz="0" w:space="0" w:color="auto"/>
        <w:left w:val="none" w:sz="0" w:space="0" w:color="auto"/>
        <w:bottom w:val="none" w:sz="0" w:space="0" w:color="auto"/>
        <w:right w:val="none" w:sz="0" w:space="0" w:color="auto"/>
      </w:divBdr>
    </w:div>
    <w:div w:id="181404295">
      <w:marLeft w:val="0"/>
      <w:marRight w:val="0"/>
      <w:marTop w:val="0"/>
      <w:marBottom w:val="0"/>
      <w:divBdr>
        <w:top w:val="none" w:sz="0" w:space="0" w:color="auto"/>
        <w:left w:val="none" w:sz="0" w:space="0" w:color="auto"/>
        <w:bottom w:val="none" w:sz="0" w:space="0" w:color="auto"/>
        <w:right w:val="none" w:sz="0" w:space="0" w:color="auto"/>
      </w:divBdr>
    </w:div>
    <w:div w:id="183598893">
      <w:marLeft w:val="0"/>
      <w:marRight w:val="0"/>
      <w:marTop w:val="0"/>
      <w:marBottom w:val="0"/>
      <w:divBdr>
        <w:top w:val="none" w:sz="0" w:space="0" w:color="auto"/>
        <w:left w:val="none" w:sz="0" w:space="0" w:color="auto"/>
        <w:bottom w:val="none" w:sz="0" w:space="0" w:color="auto"/>
        <w:right w:val="none" w:sz="0" w:space="0" w:color="auto"/>
      </w:divBdr>
    </w:div>
    <w:div w:id="184950887">
      <w:marLeft w:val="0"/>
      <w:marRight w:val="0"/>
      <w:marTop w:val="0"/>
      <w:marBottom w:val="0"/>
      <w:divBdr>
        <w:top w:val="none" w:sz="0" w:space="0" w:color="auto"/>
        <w:left w:val="none" w:sz="0" w:space="0" w:color="auto"/>
        <w:bottom w:val="none" w:sz="0" w:space="0" w:color="auto"/>
        <w:right w:val="none" w:sz="0" w:space="0" w:color="auto"/>
      </w:divBdr>
    </w:div>
    <w:div w:id="188568415">
      <w:marLeft w:val="0"/>
      <w:marRight w:val="0"/>
      <w:marTop w:val="0"/>
      <w:marBottom w:val="0"/>
      <w:divBdr>
        <w:top w:val="none" w:sz="0" w:space="0" w:color="auto"/>
        <w:left w:val="none" w:sz="0" w:space="0" w:color="auto"/>
        <w:bottom w:val="none" w:sz="0" w:space="0" w:color="auto"/>
        <w:right w:val="none" w:sz="0" w:space="0" w:color="auto"/>
      </w:divBdr>
    </w:div>
    <w:div w:id="200358788">
      <w:marLeft w:val="0"/>
      <w:marRight w:val="0"/>
      <w:marTop w:val="0"/>
      <w:marBottom w:val="0"/>
      <w:divBdr>
        <w:top w:val="none" w:sz="0" w:space="0" w:color="auto"/>
        <w:left w:val="none" w:sz="0" w:space="0" w:color="auto"/>
        <w:bottom w:val="none" w:sz="0" w:space="0" w:color="auto"/>
        <w:right w:val="none" w:sz="0" w:space="0" w:color="auto"/>
      </w:divBdr>
    </w:div>
    <w:div w:id="200678754">
      <w:marLeft w:val="0"/>
      <w:marRight w:val="0"/>
      <w:marTop w:val="0"/>
      <w:marBottom w:val="0"/>
      <w:divBdr>
        <w:top w:val="none" w:sz="0" w:space="0" w:color="auto"/>
        <w:left w:val="none" w:sz="0" w:space="0" w:color="auto"/>
        <w:bottom w:val="none" w:sz="0" w:space="0" w:color="auto"/>
        <w:right w:val="none" w:sz="0" w:space="0" w:color="auto"/>
      </w:divBdr>
    </w:div>
    <w:div w:id="202914169">
      <w:marLeft w:val="0"/>
      <w:marRight w:val="0"/>
      <w:marTop w:val="0"/>
      <w:marBottom w:val="0"/>
      <w:divBdr>
        <w:top w:val="none" w:sz="0" w:space="0" w:color="auto"/>
        <w:left w:val="none" w:sz="0" w:space="0" w:color="auto"/>
        <w:bottom w:val="none" w:sz="0" w:space="0" w:color="auto"/>
        <w:right w:val="none" w:sz="0" w:space="0" w:color="auto"/>
      </w:divBdr>
    </w:div>
    <w:div w:id="204291303">
      <w:marLeft w:val="0"/>
      <w:marRight w:val="0"/>
      <w:marTop w:val="0"/>
      <w:marBottom w:val="0"/>
      <w:divBdr>
        <w:top w:val="none" w:sz="0" w:space="0" w:color="auto"/>
        <w:left w:val="none" w:sz="0" w:space="0" w:color="auto"/>
        <w:bottom w:val="none" w:sz="0" w:space="0" w:color="auto"/>
        <w:right w:val="none" w:sz="0" w:space="0" w:color="auto"/>
      </w:divBdr>
    </w:div>
    <w:div w:id="204563159">
      <w:marLeft w:val="0"/>
      <w:marRight w:val="0"/>
      <w:marTop w:val="0"/>
      <w:marBottom w:val="0"/>
      <w:divBdr>
        <w:top w:val="none" w:sz="0" w:space="0" w:color="auto"/>
        <w:left w:val="none" w:sz="0" w:space="0" w:color="auto"/>
        <w:bottom w:val="none" w:sz="0" w:space="0" w:color="auto"/>
        <w:right w:val="none" w:sz="0" w:space="0" w:color="auto"/>
      </w:divBdr>
    </w:div>
    <w:div w:id="204871335">
      <w:marLeft w:val="0"/>
      <w:marRight w:val="0"/>
      <w:marTop w:val="0"/>
      <w:marBottom w:val="0"/>
      <w:divBdr>
        <w:top w:val="none" w:sz="0" w:space="0" w:color="auto"/>
        <w:left w:val="none" w:sz="0" w:space="0" w:color="auto"/>
        <w:bottom w:val="none" w:sz="0" w:space="0" w:color="auto"/>
        <w:right w:val="none" w:sz="0" w:space="0" w:color="auto"/>
      </w:divBdr>
    </w:div>
    <w:div w:id="213468707">
      <w:marLeft w:val="0"/>
      <w:marRight w:val="0"/>
      <w:marTop w:val="0"/>
      <w:marBottom w:val="0"/>
      <w:divBdr>
        <w:top w:val="none" w:sz="0" w:space="0" w:color="auto"/>
        <w:left w:val="none" w:sz="0" w:space="0" w:color="auto"/>
        <w:bottom w:val="none" w:sz="0" w:space="0" w:color="auto"/>
        <w:right w:val="none" w:sz="0" w:space="0" w:color="auto"/>
      </w:divBdr>
    </w:div>
    <w:div w:id="214245426">
      <w:marLeft w:val="0"/>
      <w:marRight w:val="0"/>
      <w:marTop w:val="0"/>
      <w:marBottom w:val="0"/>
      <w:divBdr>
        <w:top w:val="none" w:sz="0" w:space="0" w:color="auto"/>
        <w:left w:val="none" w:sz="0" w:space="0" w:color="auto"/>
        <w:bottom w:val="none" w:sz="0" w:space="0" w:color="auto"/>
        <w:right w:val="none" w:sz="0" w:space="0" w:color="auto"/>
      </w:divBdr>
    </w:div>
    <w:div w:id="219250525">
      <w:marLeft w:val="0"/>
      <w:marRight w:val="0"/>
      <w:marTop w:val="0"/>
      <w:marBottom w:val="0"/>
      <w:divBdr>
        <w:top w:val="none" w:sz="0" w:space="0" w:color="auto"/>
        <w:left w:val="none" w:sz="0" w:space="0" w:color="auto"/>
        <w:bottom w:val="none" w:sz="0" w:space="0" w:color="auto"/>
        <w:right w:val="none" w:sz="0" w:space="0" w:color="auto"/>
      </w:divBdr>
    </w:div>
    <w:div w:id="222371184">
      <w:marLeft w:val="0"/>
      <w:marRight w:val="0"/>
      <w:marTop w:val="0"/>
      <w:marBottom w:val="0"/>
      <w:divBdr>
        <w:top w:val="none" w:sz="0" w:space="0" w:color="auto"/>
        <w:left w:val="none" w:sz="0" w:space="0" w:color="auto"/>
        <w:bottom w:val="none" w:sz="0" w:space="0" w:color="auto"/>
        <w:right w:val="none" w:sz="0" w:space="0" w:color="auto"/>
      </w:divBdr>
    </w:div>
    <w:div w:id="224151321">
      <w:marLeft w:val="0"/>
      <w:marRight w:val="0"/>
      <w:marTop w:val="0"/>
      <w:marBottom w:val="0"/>
      <w:divBdr>
        <w:top w:val="none" w:sz="0" w:space="0" w:color="auto"/>
        <w:left w:val="none" w:sz="0" w:space="0" w:color="auto"/>
        <w:bottom w:val="none" w:sz="0" w:space="0" w:color="auto"/>
        <w:right w:val="none" w:sz="0" w:space="0" w:color="auto"/>
      </w:divBdr>
    </w:div>
    <w:div w:id="225845059">
      <w:marLeft w:val="0"/>
      <w:marRight w:val="0"/>
      <w:marTop w:val="0"/>
      <w:marBottom w:val="0"/>
      <w:divBdr>
        <w:top w:val="none" w:sz="0" w:space="0" w:color="auto"/>
        <w:left w:val="none" w:sz="0" w:space="0" w:color="auto"/>
        <w:bottom w:val="none" w:sz="0" w:space="0" w:color="auto"/>
        <w:right w:val="none" w:sz="0" w:space="0" w:color="auto"/>
      </w:divBdr>
    </w:div>
    <w:div w:id="226572340">
      <w:marLeft w:val="0"/>
      <w:marRight w:val="0"/>
      <w:marTop w:val="0"/>
      <w:marBottom w:val="0"/>
      <w:divBdr>
        <w:top w:val="none" w:sz="0" w:space="0" w:color="auto"/>
        <w:left w:val="none" w:sz="0" w:space="0" w:color="auto"/>
        <w:bottom w:val="none" w:sz="0" w:space="0" w:color="auto"/>
        <w:right w:val="none" w:sz="0" w:space="0" w:color="auto"/>
      </w:divBdr>
    </w:div>
    <w:div w:id="226890510">
      <w:marLeft w:val="0"/>
      <w:marRight w:val="0"/>
      <w:marTop w:val="0"/>
      <w:marBottom w:val="0"/>
      <w:divBdr>
        <w:top w:val="none" w:sz="0" w:space="0" w:color="auto"/>
        <w:left w:val="none" w:sz="0" w:space="0" w:color="auto"/>
        <w:bottom w:val="none" w:sz="0" w:space="0" w:color="auto"/>
        <w:right w:val="none" w:sz="0" w:space="0" w:color="auto"/>
      </w:divBdr>
    </w:div>
    <w:div w:id="230891099">
      <w:marLeft w:val="0"/>
      <w:marRight w:val="0"/>
      <w:marTop w:val="0"/>
      <w:marBottom w:val="0"/>
      <w:divBdr>
        <w:top w:val="none" w:sz="0" w:space="0" w:color="auto"/>
        <w:left w:val="none" w:sz="0" w:space="0" w:color="auto"/>
        <w:bottom w:val="none" w:sz="0" w:space="0" w:color="auto"/>
        <w:right w:val="none" w:sz="0" w:space="0" w:color="auto"/>
      </w:divBdr>
    </w:div>
    <w:div w:id="231429184">
      <w:marLeft w:val="0"/>
      <w:marRight w:val="0"/>
      <w:marTop w:val="0"/>
      <w:marBottom w:val="0"/>
      <w:divBdr>
        <w:top w:val="none" w:sz="0" w:space="0" w:color="auto"/>
        <w:left w:val="none" w:sz="0" w:space="0" w:color="auto"/>
        <w:bottom w:val="none" w:sz="0" w:space="0" w:color="auto"/>
        <w:right w:val="none" w:sz="0" w:space="0" w:color="auto"/>
      </w:divBdr>
    </w:div>
    <w:div w:id="233660946">
      <w:marLeft w:val="0"/>
      <w:marRight w:val="0"/>
      <w:marTop w:val="0"/>
      <w:marBottom w:val="0"/>
      <w:divBdr>
        <w:top w:val="none" w:sz="0" w:space="0" w:color="auto"/>
        <w:left w:val="none" w:sz="0" w:space="0" w:color="auto"/>
        <w:bottom w:val="none" w:sz="0" w:space="0" w:color="auto"/>
        <w:right w:val="none" w:sz="0" w:space="0" w:color="auto"/>
      </w:divBdr>
    </w:div>
    <w:div w:id="237063046">
      <w:marLeft w:val="0"/>
      <w:marRight w:val="0"/>
      <w:marTop w:val="0"/>
      <w:marBottom w:val="0"/>
      <w:divBdr>
        <w:top w:val="none" w:sz="0" w:space="0" w:color="auto"/>
        <w:left w:val="none" w:sz="0" w:space="0" w:color="auto"/>
        <w:bottom w:val="none" w:sz="0" w:space="0" w:color="auto"/>
        <w:right w:val="none" w:sz="0" w:space="0" w:color="auto"/>
      </w:divBdr>
    </w:div>
    <w:div w:id="237250952">
      <w:marLeft w:val="0"/>
      <w:marRight w:val="0"/>
      <w:marTop w:val="0"/>
      <w:marBottom w:val="0"/>
      <w:divBdr>
        <w:top w:val="none" w:sz="0" w:space="0" w:color="auto"/>
        <w:left w:val="none" w:sz="0" w:space="0" w:color="auto"/>
        <w:bottom w:val="none" w:sz="0" w:space="0" w:color="auto"/>
        <w:right w:val="none" w:sz="0" w:space="0" w:color="auto"/>
      </w:divBdr>
    </w:div>
    <w:div w:id="238755031">
      <w:marLeft w:val="0"/>
      <w:marRight w:val="0"/>
      <w:marTop w:val="0"/>
      <w:marBottom w:val="0"/>
      <w:divBdr>
        <w:top w:val="none" w:sz="0" w:space="0" w:color="auto"/>
        <w:left w:val="none" w:sz="0" w:space="0" w:color="auto"/>
        <w:bottom w:val="none" w:sz="0" w:space="0" w:color="auto"/>
        <w:right w:val="none" w:sz="0" w:space="0" w:color="auto"/>
      </w:divBdr>
    </w:div>
    <w:div w:id="239756547">
      <w:marLeft w:val="0"/>
      <w:marRight w:val="0"/>
      <w:marTop w:val="0"/>
      <w:marBottom w:val="0"/>
      <w:divBdr>
        <w:top w:val="none" w:sz="0" w:space="0" w:color="auto"/>
        <w:left w:val="none" w:sz="0" w:space="0" w:color="auto"/>
        <w:bottom w:val="none" w:sz="0" w:space="0" w:color="auto"/>
        <w:right w:val="none" w:sz="0" w:space="0" w:color="auto"/>
      </w:divBdr>
    </w:div>
    <w:div w:id="240800395">
      <w:marLeft w:val="0"/>
      <w:marRight w:val="0"/>
      <w:marTop w:val="0"/>
      <w:marBottom w:val="0"/>
      <w:divBdr>
        <w:top w:val="none" w:sz="0" w:space="0" w:color="auto"/>
        <w:left w:val="none" w:sz="0" w:space="0" w:color="auto"/>
        <w:bottom w:val="none" w:sz="0" w:space="0" w:color="auto"/>
        <w:right w:val="none" w:sz="0" w:space="0" w:color="auto"/>
      </w:divBdr>
    </w:div>
    <w:div w:id="243733923">
      <w:marLeft w:val="0"/>
      <w:marRight w:val="0"/>
      <w:marTop w:val="0"/>
      <w:marBottom w:val="0"/>
      <w:divBdr>
        <w:top w:val="none" w:sz="0" w:space="0" w:color="auto"/>
        <w:left w:val="none" w:sz="0" w:space="0" w:color="auto"/>
        <w:bottom w:val="none" w:sz="0" w:space="0" w:color="auto"/>
        <w:right w:val="none" w:sz="0" w:space="0" w:color="auto"/>
      </w:divBdr>
    </w:div>
    <w:div w:id="245842947">
      <w:marLeft w:val="0"/>
      <w:marRight w:val="0"/>
      <w:marTop w:val="0"/>
      <w:marBottom w:val="0"/>
      <w:divBdr>
        <w:top w:val="none" w:sz="0" w:space="0" w:color="auto"/>
        <w:left w:val="none" w:sz="0" w:space="0" w:color="auto"/>
        <w:bottom w:val="none" w:sz="0" w:space="0" w:color="auto"/>
        <w:right w:val="none" w:sz="0" w:space="0" w:color="auto"/>
      </w:divBdr>
    </w:div>
    <w:div w:id="246430494">
      <w:marLeft w:val="0"/>
      <w:marRight w:val="0"/>
      <w:marTop w:val="0"/>
      <w:marBottom w:val="0"/>
      <w:divBdr>
        <w:top w:val="none" w:sz="0" w:space="0" w:color="auto"/>
        <w:left w:val="none" w:sz="0" w:space="0" w:color="auto"/>
        <w:bottom w:val="none" w:sz="0" w:space="0" w:color="auto"/>
        <w:right w:val="none" w:sz="0" w:space="0" w:color="auto"/>
      </w:divBdr>
    </w:div>
    <w:div w:id="246841300">
      <w:marLeft w:val="0"/>
      <w:marRight w:val="0"/>
      <w:marTop w:val="0"/>
      <w:marBottom w:val="0"/>
      <w:divBdr>
        <w:top w:val="none" w:sz="0" w:space="0" w:color="auto"/>
        <w:left w:val="none" w:sz="0" w:space="0" w:color="auto"/>
        <w:bottom w:val="none" w:sz="0" w:space="0" w:color="auto"/>
        <w:right w:val="none" w:sz="0" w:space="0" w:color="auto"/>
      </w:divBdr>
    </w:div>
    <w:div w:id="249168998">
      <w:marLeft w:val="0"/>
      <w:marRight w:val="0"/>
      <w:marTop w:val="0"/>
      <w:marBottom w:val="0"/>
      <w:divBdr>
        <w:top w:val="none" w:sz="0" w:space="0" w:color="auto"/>
        <w:left w:val="none" w:sz="0" w:space="0" w:color="auto"/>
        <w:bottom w:val="none" w:sz="0" w:space="0" w:color="auto"/>
        <w:right w:val="none" w:sz="0" w:space="0" w:color="auto"/>
      </w:divBdr>
    </w:div>
    <w:div w:id="255135744">
      <w:marLeft w:val="0"/>
      <w:marRight w:val="0"/>
      <w:marTop w:val="0"/>
      <w:marBottom w:val="0"/>
      <w:divBdr>
        <w:top w:val="none" w:sz="0" w:space="0" w:color="auto"/>
        <w:left w:val="none" w:sz="0" w:space="0" w:color="auto"/>
        <w:bottom w:val="none" w:sz="0" w:space="0" w:color="auto"/>
        <w:right w:val="none" w:sz="0" w:space="0" w:color="auto"/>
      </w:divBdr>
    </w:div>
    <w:div w:id="258611762">
      <w:marLeft w:val="0"/>
      <w:marRight w:val="0"/>
      <w:marTop w:val="0"/>
      <w:marBottom w:val="0"/>
      <w:divBdr>
        <w:top w:val="none" w:sz="0" w:space="0" w:color="auto"/>
        <w:left w:val="none" w:sz="0" w:space="0" w:color="auto"/>
        <w:bottom w:val="none" w:sz="0" w:space="0" w:color="auto"/>
        <w:right w:val="none" w:sz="0" w:space="0" w:color="auto"/>
      </w:divBdr>
    </w:div>
    <w:div w:id="263076362">
      <w:marLeft w:val="0"/>
      <w:marRight w:val="0"/>
      <w:marTop w:val="0"/>
      <w:marBottom w:val="0"/>
      <w:divBdr>
        <w:top w:val="none" w:sz="0" w:space="0" w:color="auto"/>
        <w:left w:val="none" w:sz="0" w:space="0" w:color="auto"/>
        <w:bottom w:val="none" w:sz="0" w:space="0" w:color="auto"/>
        <w:right w:val="none" w:sz="0" w:space="0" w:color="auto"/>
      </w:divBdr>
    </w:div>
    <w:div w:id="264656104">
      <w:marLeft w:val="0"/>
      <w:marRight w:val="0"/>
      <w:marTop w:val="0"/>
      <w:marBottom w:val="0"/>
      <w:divBdr>
        <w:top w:val="none" w:sz="0" w:space="0" w:color="auto"/>
        <w:left w:val="none" w:sz="0" w:space="0" w:color="auto"/>
        <w:bottom w:val="none" w:sz="0" w:space="0" w:color="auto"/>
        <w:right w:val="none" w:sz="0" w:space="0" w:color="auto"/>
      </w:divBdr>
    </w:div>
    <w:div w:id="269242695">
      <w:marLeft w:val="0"/>
      <w:marRight w:val="0"/>
      <w:marTop w:val="0"/>
      <w:marBottom w:val="0"/>
      <w:divBdr>
        <w:top w:val="none" w:sz="0" w:space="0" w:color="auto"/>
        <w:left w:val="none" w:sz="0" w:space="0" w:color="auto"/>
        <w:bottom w:val="none" w:sz="0" w:space="0" w:color="auto"/>
        <w:right w:val="none" w:sz="0" w:space="0" w:color="auto"/>
      </w:divBdr>
    </w:div>
    <w:div w:id="271590425">
      <w:marLeft w:val="0"/>
      <w:marRight w:val="0"/>
      <w:marTop w:val="0"/>
      <w:marBottom w:val="0"/>
      <w:divBdr>
        <w:top w:val="none" w:sz="0" w:space="0" w:color="auto"/>
        <w:left w:val="none" w:sz="0" w:space="0" w:color="auto"/>
        <w:bottom w:val="none" w:sz="0" w:space="0" w:color="auto"/>
        <w:right w:val="none" w:sz="0" w:space="0" w:color="auto"/>
      </w:divBdr>
    </w:div>
    <w:div w:id="273757499">
      <w:marLeft w:val="0"/>
      <w:marRight w:val="0"/>
      <w:marTop w:val="0"/>
      <w:marBottom w:val="0"/>
      <w:divBdr>
        <w:top w:val="none" w:sz="0" w:space="0" w:color="auto"/>
        <w:left w:val="none" w:sz="0" w:space="0" w:color="auto"/>
        <w:bottom w:val="none" w:sz="0" w:space="0" w:color="auto"/>
        <w:right w:val="none" w:sz="0" w:space="0" w:color="auto"/>
      </w:divBdr>
    </w:div>
    <w:div w:id="280380682">
      <w:marLeft w:val="0"/>
      <w:marRight w:val="0"/>
      <w:marTop w:val="0"/>
      <w:marBottom w:val="0"/>
      <w:divBdr>
        <w:top w:val="none" w:sz="0" w:space="0" w:color="auto"/>
        <w:left w:val="none" w:sz="0" w:space="0" w:color="auto"/>
        <w:bottom w:val="none" w:sz="0" w:space="0" w:color="auto"/>
        <w:right w:val="none" w:sz="0" w:space="0" w:color="auto"/>
      </w:divBdr>
    </w:div>
    <w:div w:id="284430604">
      <w:marLeft w:val="0"/>
      <w:marRight w:val="0"/>
      <w:marTop w:val="0"/>
      <w:marBottom w:val="0"/>
      <w:divBdr>
        <w:top w:val="none" w:sz="0" w:space="0" w:color="auto"/>
        <w:left w:val="none" w:sz="0" w:space="0" w:color="auto"/>
        <w:bottom w:val="none" w:sz="0" w:space="0" w:color="auto"/>
        <w:right w:val="none" w:sz="0" w:space="0" w:color="auto"/>
      </w:divBdr>
    </w:div>
    <w:div w:id="288442349">
      <w:marLeft w:val="0"/>
      <w:marRight w:val="0"/>
      <w:marTop w:val="0"/>
      <w:marBottom w:val="0"/>
      <w:divBdr>
        <w:top w:val="none" w:sz="0" w:space="0" w:color="auto"/>
        <w:left w:val="none" w:sz="0" w:space="0" w:color="auto"/>
        <w:bottom w:val="none" w:sz="0" w:space="0" w:color="auto"/>
        <w:right w:val="none" w:sz="0" w:space="0" w:color="auto"/>
      </w:divBdr>
    </w:div>
    <w:div w:id="289437507">
      <w:marLeft w:val="0"/>
      <w:marRight w:val="0"/>
      <w:marTop w:val="0"/>
      <w:marBottom w:val="0"/>
      <w:divBdr>
        <w:top w:val="none" w:sz="0" w:space="0" w:color="auto"/>
        <w:left w:val="none" w:sz="0" w:space="0" w:color="auto"/>
        <w:bottom w:val="none" w:sz="0" w:space="0" w:color="auto"/>
        <w:right w:val="none" w:sz="0" w:space="0" w:color="auto"/>
      </w:divBdr>
    </w:div>
    <w:div w:id="290131151">
      <w:marLeft w:val="0"/>
      <w:marRight w:val="0"/>
      <w:marTop w:val="0"/>
      <w:marBottom w:val="0"/>
      <w:divBdr>
        <w:top w:val="none" w:sz="0" w:space="0" w:color="auto"/>
        <w:left w:val="none" w:sz="0" w:space="0" w:color="auto"/>
        <w:bottom w:val="none" w:sz="0" w:space="0" w:color="auto"/>
        <w:right w:val="none" w:sz="0" w:space="0" w:color="auto"/>
      </w:divBdr>
    </w:div>
    <w:div w:id="291179327">
      <w:marLeft w:val="0"/>
      <w:marRight w:val="0"/>
      <w:marTop w:val="0"/>
      <w:marBottom w:val="0"/>
      <w:divBdr>
        <w:top w:val="none" w:sz="0" w:space="0" w:color="auto"/>
        <w:left w:val="none" w:sz="0" w:space="0" w:color="auto"/>
        <w:bottom w:val="none" w:sz="0" w:space="0" w:color="auto"/>
        <w:right w:val="none" w:sz="0" w:space="0" w:color="auto"/>
      </w:divBdr>
    </w:div>
    <w:div w:id="294068153">
      <w:marLeft w:val="0"/>
      <w:marRight w:val="0"/>
      <w:marTop w:val="0"/>
      <w:marBottom w:val="0"/>
      <w:divBdr>
        <w:top w:val="none" w:sz="0" w:space="0" w:color="auto"/>
        <w:left w:val="none" w:sz="0" w:space="0" w:color="auto"/>
        <w:bottom w:val="none" w:sz="0" w:space="0" w:color="auto"/>
        <w:right w:val="none" w:sz="0" w:space="0" w:color="auto"/>
      </w:divBdr>
    </w:div>
    <w:div w:id="295449195">
      <w:marLeft w:val="0"/>
      <w:marRight w:val="0"/>
      <w:marTop w:val="0"/>
      <w:marBottom w:val="0"/>
      <w:divBdr>
        <w:top w:val="none" w:sz="0" w:space="0" w:color="auto"/>
        <w:left w:val="none" w:sz="0" w:space="0" w:color="auto"/>
        <w:bottom w:val="none" w:sz="0" w:space="0" w:color="auto"/>
        <w:right w:val="none" w:sz="0" w:space="0" w:color="auto"/>
      </w:divBdr>
    </w:div>
    <w:div w:id="296494659">
      <w:marLeft w:val="0"/>
      <w:marRight w:val="0"/>
      <w:marTop w:val="0"/>
      <w:marBottom w:val="0"/>
      <w:divBdr>
        <w:top w:val="none" w:sz="0" w:space="0" w:color="auto"/>
        <w:left w:val="none" w:sz="0" w:space="0" w:color="auto"/>
        <w:bottom w:val="none" w:sz="0" w:space="0" w:color="auto"/>
        <w:right w:val="none" w:sz="0" w:space="0" w:color="auto"/>
      </w:divBdr>
    </w:div>
    <w:div w:id="297230182">
      <w:marLeft w:val="0"/>
      <w:marRight w:val="0"/>
      <w:marTop w:val="0"/>
      <w:marBottom w:val="0"/>
      <w:divBdr>
        <w:top w:val="none" w:sz="0" w:space="0" w:color="auto"/>
        <w:left w:val="none" w:sz="0" w:space="0" w:color="auto"/>
        <w:bottom w:val="none" w:sz="0" w:space="0" w:color="auto"/>
        <w:right w:val="none" w:sz="0" w:space="0" w:color="auto"/>
      </w:divBdr>
    </w:div>
    <w:div w:id="297422240">
      <w:marLeft w:val="0"/>
      <w:marRight w:val="0"/>
      <w:marTop w:val="0"/>
      <w:marBottom w:val="0"/>
      <w:divBdr>
        <w:top w:val="none" w:sz="0" w:space="0" w:color="auto"/>
        <w:left w:val="none" w:sz="0" w:space="0" w:color="auto"/>
        <w:bottom w:val="none" w:sz="0" w:space="0" w:color="auto"/>
        <w:right w:val="none" w:sz="0" w:space="0" w:color="auto"/>
      </w:divBdr>
    </w:div>
    <w:div w:id="302733558">
      <w:marLeft w:val="0"/>
      <w:marRight w:val="0"/>
      <w:marTop w:val="0"/>
      <w:marBottom w:val="0"/>
      <w:divBdr>
        <w:top w:val="none" w:sz="0" w:space="0" w:color="auto"/>
        <w:left w:val="none" w:sz="0" w:space="0" w:color="auto"/>
        <w:bottom w:val="none" w:sz="0" w:space="0" w:color="auto"/>
        <w:right w:val="none" w:sz="0" w:space="0" w:color="auto"/>
      </w:divBdr>
    </w:div>
    <w:div w:id="303387663">
      <w:marLeft w:val="0"/>
      <w:marRight w:val="0"/>
      <w:marTop w:val="0"/>
      <w:marBottom w:val="0"/>
      <w:divBdr>
        <w:top w:val="none" w:sz="0" w:space="0" w:color="auto"/>
        <w:left w:val="none" w:sz="0" w:space="0" w:color="auto"/>
        <w:bottom w:val="none" w:sz="0" w:space="0" w:color="auto"/>
        <w:right w:val="none" w:sz="0" w:space="0" w:color="auto"/>
      </w:divBdr>
    </w:div>
    <w:div w:id="304431714">
      <w:marLeft w:val="0"/>
      <w:marRight w:val="0"/>
      <w:marTop w:val="0"/>
      <w:marBottom w:val="0"/>
      <w:divBdr>
        <w:top w:val="none" w:sz="0" w:space="0" w:color="auto"/>
        <w:left w:val="none" w:sz="0" w:space="0" w:color="auto"/>
        <w:bottom w:val="none" w:sz="0" w:space="0" w:color="auto"/>
        <w:right w:val="none" w:sz="0" w:space="0" w:color="auto"/>
      </w:divBdr>
    </w:div>
    <w:div w:id="304970367">
      <w:marLeft w:val="0"/>
      <w:marRight w:val="0"/>
      <w:marTop w:val="0"/>
      <w:marBottom w:val="0"/>
      <w:divBdr>
        <w:top w:val="none" w:sz="0" w:space="0" w:color="auto"/>
        <w:left w:val="none" w:sz="0" w:space="0" w:color="auto"/>
        <w:bottom w:val="none" w:sz="0" w:space="0" w:color="auto"/>
        <w:right w:val="none" w:sz="0" w:space="0" w:color="auto"/>
      </w:divBdr>
    </w:div>
    <w:div w:id="305010923">
      <w:marLeft w:val="0"/>
      <w:marRight w:val="0"/>
      <w:marTop w:val="0"/>
      <w:marBottom w:val="0"/>
      <w:divBdr>
        <w:top w:val="none" w:sz="0" w:space="0" w:color="auto"/>
        <w:left w:val="none" w:sz="0" w:space="0" w:color="auto"/>
        <w:bottom w:val="none" w:sz="0" w:space="0" w:color="auto"/>
        <w:right w:val="none" w:sz="0" w:space="0" w:color="auto"/>
      </w:divBdr>
    </w:div>
    <w:div w:id="306135445">
      <w:marLeft w:val="0"/>
      <w:marRight w:val="0"/>
      <w:marTop w:val="0"/>
      <w:marBottom w:val="0"/>
      <w:divBdr>
        <w:top w:val="none" w:sz="0" w:space="0" w:color="auto"/>
        <w:left w:val="none" w:sz="0" w:space="0" w:color="auto"/>
        <w:bottom w:val="none" w:sz="0" w:space="0" w:color="auto"/>
        <w:right w:val="none" w:sz="0" w:space="0" w:color="auto"/>
      </w:divBdr>
    </w:div>
    <w:div w:id="306781016">
      <w:marLeft w:val="0"/>
      <w:marRight w:val="0"/>
      <w:marTop w:val="0"/>
      <w:marBottom w:val="0"/>
      <w:divBdr>
        <w:top w:val="none" w:sz="0" w:space="0" w:color="auto"/>
        <w:left w:val="none" w:sz="0" w:space="0" w:color="auto"/>
        <w:bottom w:val="none" w:sz="0" w:space="0" w:color="auto"/>
        <w:right w:val="none" w:sz="0" w:space="0" w:color="auto"/>
      </w:divBdr>
    </w:div>
    <w:div w:id="309985503">
      <w:marLeft w:val="0"/>
      <w:marRight w:val="0"/>
      <w:marTop w:val="0"/>
      <w:marBottom w:val="0"/>
      <w:divBdr>
        <w:top w:val="none" w:sz="0" w:space="0" w:color="auto"/>
        <w:left w:val="none" w:sz="0" w:space="0" w:color="auto"/>
        <w:bottom w:val="none" w:sz="0" w:space="0" w:color="auto"/>
        <w:right w:val="none" w:sz="0" w:space="0" w:color="auto"/>
      </w:divBdr>
    </w:div>
    <w:div w:id="311831458">
      <w:marLeft w:val="0"/>
      <w:marRight w:val="0"/>
      <w:marTop w:val="0"/>
      <w:marBottom w:val="0"/>
      <w:divBdr>
        <w:top w:val="none" w:sz="0" w:space="0" w:color="auto"/>
        <w:left w:val="none" w:sz="0" w:space="0" w:color="auto"/>
        <w:bottom w:val="none" w:sz="0" w:space="0" w:color="auto"/>
        <w:right w:val="none" w:sz="0" w:space="0" w:color="auto"/>
      </w:divBdr>
    </w:div>
    <w:div w:id="312299029">
      <w:marLeft w:val="0"/>
      <w:marRight w:val="0"/>
      <w:marTop w:val="0"/>
      <w:marBottom w:val="0"/>
      <w:divBdr>
        <w:top w:val="none" w:sz="0" w:space="0" w:color="auto"/>
        <w:left w:val="none" w:sz="0" w:space="0" w:color="auto"/>
        <w:bottom w:val="none" w:sz="0" w:space="0" w:color="auto"/>
        <w:right w:val="none" w:sz="0" w:space="0" w:color="auto"/>
      </w:divBdr>
    </w:div>
    <w:div w:id="318194904">
      <w:marLeft w:val="0"/>
      <w:marRight w:val="0"/>
      <w:marTop w:val="0"/>
      <w:marBottom w:val="0"/>
      <w:divBdr>
        <w:top w:val="none" w:sz="0" w:space="0" w:color="auto"/>
        <w:left w:val="none" w:sz="0" w:space="0" w:color="auto"/>
        <w:bottom w:val="none" w:sz="0" w:space="0" w:color="auto"/>
        <w:right w:val="none" w:sz="0" w:space="0" w:color="auto"/>
      </w:divBdr>
    </w:div>
    <w:div w:id="318659650">
      <w:marLeft w:val="0"/>
      <w:marRight w:val="0"/>
      <w:marTop w:val="0"/>
      <w:marBottom w:val="0"/>
      <w:divBdr>
        <w:top w:val="none" w:sz="0" w:space="0" w:color="auto"/>
        <w:left w:val="none" w:sz="0" w:space="0" w:color="auto"/>
        <w:bottom w:val="none" w:sz="0" w:space="0" w:color="auto"/>
        <w:right w:val="none" w:sz="0" w:space="0" w:color="auto"/>
      </w:divBdr>
    </w:div>
    <w:div w:id="325986454">
      <w:marLeft w:val="0"/>
      <w:marRight w:val="0"/>
      <w:marTop w:val="0"/>
      <w:marBottom w:val="0"/>
      <w:divBdr>
        <w:top w:val="none" w:sz="0" w:space="0" w:color="auto"/>
        <w:left w:val="none" w:sz="0" w:space="0" w:color="auto"/>
        <w:bottom w:val="none" w:sz="0" w:space="0" w:color="auto"/>
        <w:right w:val="none" w:sz="0" w:space="0" w:color="auto"/>
      </w:divBdr>
    </w:div>
    <w:div w:id="326910757">
      <w:marLeft w:val="0"/>
      <w:marRight w:val="0"/>
      <w:marTop w:val="0"/>
      <w:marBottom w:val="0"/>
      <w:divBdr>
        <w:top w:val="none" w:sz="0" w:space="0" w:color="auto"/>
        <w:left w:val="none" w:sz="0" w:space="0" w:color="auto"/>
        <w:bottom w:val="none" w:sz="0" w:space="0" w:color="auto"/>
        <w:right w:val="none" w:sz="0" w:space="0" w:color="auto"/>
      </w:divBdr>
    </w:div>
    <w:div w:id="327174899">
      <w:marLeft w:val="0"/>
      <w:marRight w:val="0"/>
      <w:marTop w:val="0"/>
      <w:marBottom w:val="0"/>
      <w:divBdr>
        <w:top w:val="none" w:sz="0" w:space="0" w:color="auto"/>
        <w:left w:val="none" w:sz="0" w:space="0" w:color="auto"/>
        <w:bottom w:val="none" w:sz="0" w:space="0" w:color="auto"/>
        <w:right w:val="none" w:sz="0" w:space="0" w:color="auto"/>
      </w:divBdr>
    </w:div>
    <w:div w:id="328169129">
      <w:marLeft w:val="0"/>
      <w:marRight w:val="0"/>
      <w:marTop w:val="0"/>
      <w:marBottom w:val="0"/>
      <w:divBdr>
        <w:top w:val="none" w:sz="0" w:space="0" w:color="auto"/>
        <w:left w:val="none" w:sz="0" w:space="0" w:color="auto"/>
        <w:bottom w:val="none" w:sz="0" w:space="0" w:color="auto"/>
        <w:right w:val="none" w:sz="0" w:space="0" w:color="auto"/>
      </w:divBdr>
    </w:div>
    <w:div w:id="329602469">
      <w:marLeft w:val="0"/>
      <w:marRight w:val="0"/>
      <w:marTop w:val="0"/>
      <w:marBottom w:val="0"/>
      <w:divBdr>
        <w:top w:val="none" w:sz="0" w:space="0" w:color="auto"/>
        <w:left w:val="none" w:sz="0" w:space="0" w:color="auto"/>
        <w:bottom w:val="none" w:sz="0" w:space="0" w:color="auto"/>
        <w:right w:val="none" w:sz="0" w:space="0" w:color="auto"/>
      </w:divBdr>
    </w:div>
    <w:div w:id="335302896">
      <w:marLeft w:val="0"/>
      <w:marRight w:val="0"/>
      <w:marTop w:val="0"/>
      <w:marBottom w:val="0"/>
      <w:divBdr>
        <w:top w:val="none" w:sz="0" w:space="0" w:color="auto"/>
        <w:left w:val="none" w:sz="0" w:space="0" w:color="auto"/>
        <w:bottom w:val="none" w:sz="0" w:space="0" w:color="auto"/>
        <w:right w:val="none" w:sz="0" w:space="0" w:color="auto"/>
      </w:divBdr>
    </w:div>
    <w:div w:id="335960245">
      <w:marLeft w:val="0"/>
      <w:marRight w:val="0"/>
      <w:marTop w:val="0"/>
      <w:marBottom w:val="0"/>
      <w:divBdr>
        <w:top w:val="none" w:sz="0" w:space="0" w:color="auto"/>
        <w:left w:val="none" w:sz="0" w:space="0" w:color="auto"/>
        <w:bottom w:val="none" w:sz="0" w:space="0" w:color="auto"/>
        <w:right w:val="none" w:sz="0" w:space="0" w:color="auto"/>
      </w:divBdr>
    </w:div>
    <w:div w:id="341784985">
      <w:marLeft w:val="0"/>
      <w:marRight w:val="0"/>
      <w:marTop w:val="0"/>
      <w:marBottom w:val="0"/>
      <w:divBdr>
        <w:top w:val="none" w:sz="0" w:space="0" w:color="auto"/>
        <w:left w:val="none" w:sz="0" w:space="0" w:color="auto"/>
        <w:bottom w:val="none" w:sz="0" w:space="0" w:color="auto"/>
        <w:right w:val="none" w:sz="0" w:space="0" w:color="auto"/>
      </w:divBdr>
    </w:div>
    <w:div w:id="341856359">
      <w:marLeft w:val="0"/>
      <w:marRight w:val="0"/>
      <w:marTop w:val="0"/>
      <w:marBottom w:val="0"/>
      <w:divBdr>
        <w:top w:val="none" w:sz="0" w:space="0" w:color="auto"/>
        <w:left w:val="none" w:sz="0" w:space="0" w:color="auto"/>
        <w:bottom w:val="none" w:sz="0" w:space="0" w:color="auto"/>
        <w:right w:val="none" w:sz="0" w:space="0" w:color="auto"/>
      </w:divBdr>
    </w:div>
    <w:div w:id="343677695">
      <w:marLeft w:val="0"/>
      <w:marRight w:val="0"/>
      <w:marTop w:val="0"/>
      <w:marBottom w:val="0"/>
      <w:divBdr>
        <w:top w:val="none" w:sz="0" w:space="0" w:color="auto"/>
        <w:left w:val="none" w:sz="0" w:space="0" w:color="auto"/>
        <w:bottom w:val="none" w:sz="0" w:space="0" w:color="auto"/>
        <w:right w:val="none" w:sz="0" w:space="0" w:color="auto"/>
      </w:divBdr>
    </w:div>
    <w:div w:id="345983684">
      <w:marLeft w:val="0"/>
      <w:marRight w:val="0"/>
      <w:marTop w:val="0"/>
      <w:marBottom w:val="0"/>
      <w:divBdr>
        <w:top w:val="none" w:sz="0" w:space="0" w:color="auto"/>
        <w:left w:val="none" w:sz="0" w:space="0" w:color="auto"/>
        <w:bottom w:val="none" w:sz="0" w:space="0" w:color="auto"/>
        <w:right w:val="none" w:sz="0" w:space="0" w:color="auto"/>
      </w:divBdr>
    </w:div>
    <w:div w:id="347369231">
      <w:marLeft w:val="0"/>
      <w:marRight w:val="0"/>
      <w:marTop w:val="0"/>
      <w:marBottom w:val="0"/>
      <w:divBdr>
        <w:top w:val="none" w:sz="0" w:space="0" w:color="auto"/>
        <w:left w:val="none" w:sz="0" w:space="0" w:color="auto"/>
        <w:bottom w:val="none" w:sz="0" w:space="0" w:color="auto"/>
        <w:right w:val="none" w:sz="0" w:space="0" w:color="auto"/>
      </w:divBdr>
    </w:div>
    <w:div w:id="347878147">
      <w:marLeft w:val="0"/>
      <w:marRight w:val="0"/>
      <w:marTop w:val="0"/>
      <w:marBottom w:val="0"/>
      <w:divBdr>
        <w:top w:val="none" w:sz="0" w:space="0" w:color="auto"/>
        <w:left w:val="none" w:sz="0" w:space="0" w:color="auto"/>
        <w:bottom w:val="none" w:sz="0" w:space="0" w:color="auto"/>
        <w:right w:val="none" w:sz="0" w:space="0" w:color="auto"/>
      </w:divBdr>
    </w:div>
    <w:div w:id="357466070">
      <w:marLeft w:val="0"/>
      <w:marRight w:val="0"/>
      <w:marTop w:val="0"/>
      <w:marBottom w:val="0"/>
      <w:divBdr>
        <w:top w:val="none" w:sz="0" w:space="0" w:color="auto"/>
        <w:left w:val="none" w:sz="0" w:space="0" w:color="auto"/>
        <w:bottom w:val="none" w:sz="0" w:space="0" w:color="auto"/>
        <w:right w:val="none" w:sz="0" w:space="0" w:color="auto"/>
      </w:divBdr>
    </w:div>
    <w:div w:id="377122833">
      <w:marLeft w:val="0"/>
      <w:marRight w:val="0"/>
      <w:marTop w:val="0"/>
      <w:marBottom w:val="0"/>
      <w:divBdr>
        <w:top w:val="none" w:sz="0" w:space="0" w:color="auto"/>
        <w:left w:val="none" w:sz="0" w:space="0" w:color="auto"/>
        <w:bottom w:val="none" w:sz="0" w:space="0" w:color="auto"/>
        <w:right w:val="none" w:sz="0" w:space="0" w:color="auto"/>
      </w:divBdr>
    </w:div>
    <w:div w:id="379401717">
      <w:marLeft w:val="0"/>
      <w:marRight w:val="0"/>
      <w:marTop w:val="0"/>
      <w:marBottom w:val="0"/>
      <w:divBdr>
        <w:top w:val="none" w:sz="0" w:space="0" w:color="auto"/>
        <w:left w:val="none" w:sz="0" w:space="0" w:color="auto"/>
        <w:bottom w:val="none" w:sz="0" w:space="0" w:color="auto"/>
        <w:right w:val="none" w:sz="0" w:space="0" w:color="auto"/>
      </w:divBdr>
    </w:div>
    <w:div w:id="381446967">
      <w:marLeft w:val="0"/>
      <w:marRight w:val="0"/>
      <w:marTop w:val="0"/>
      <w:marBottom w:val="0"/>
      <w:divBdr>
        <w:top w:val="none" w:sz="0" w:space="0" w:color="auto"/>
        <w:left w:val="none" w:sz="0" w:space="0" w:color="auto"/>
        <w:bottom w:val="none" w:sz="0" w:space="0" w:color="auto"/>
        <w:right w:val="none" w:sz="0" w:space="0" w:color="auto"/>
      </w:divBdr>
    </w:div>
    <w:div w:id="383143143">
      <w:marLeft w:val="0"/>
      <w:marRight w:val="0"/>
      <w:marTop w:val="0"/>
      <w:marBottom w:val="0"/>
      <w:divBdr>
        <w:top w:val="none" w:sz="0" w:space="0" w:color="auto"/>
        <w:left w:val="none" w:sz="0" w:space="0" w:color="auto"/>
        <w:bottom w:val="none" w:sz="0" w:space="0" w:color="auto"/>
        <w:right w:val="none" w:sz="0" w:space="0" w:color="auto"/>
      </w:divBdr>
    </w:div>
    <w:div w:id="389809596">
      <w:marLeft w:val="0"/>
      <w:marRight w:val="0"/>
      <w:marTop w:val="0"/>
      <w:marBottom w:val="0"/>
      <w:divBdr>
        <w:top w:val="none" w:sz="0" w:space="0" w:color="auto"/>
        <w:left w:val="none" w:sz="0" w:space="0" w:color="auto"/>
        <w:bottom w:val="none" w:sz="0" w:space="0" w:color="auto"/>
        <w:right w:val="none" w:sz="0" w:space="0" w:color="auto"/>
      </w:divBdr>
    </w:div>
    <w:div w:id="391657537">
      <w:marLeft w:val="0"/>
      <w:marRight w:val="0"/>
      <w:marTop w:val="0"/>
      <w:marBottom w:val="0"/>
      <w:divBdr>
        <w:top w:val="none" w:sz="0" w:space="0" w:color="auto"/>
        <w:left w:val="none" w:sz="0" w:space="0" w:color="auto"/>
        <w:bottom w:val="none" w:sz="0" w:space="0" w:color="auto"/>
        <w:right w:val="none" w:sz="0" w:space="0" w:color="auto"/>
      </w:divBdr>
    </w:div>
    <w:div w:id="392047162">
      <w:marLeft w:val="0"/>
      <w:marRight w:val="0"/>
      <w:marTop w:val="0"/>
      <w:marBottom w:val="0"/>
      <w:divBdr>
        <w:top w:val="none" w:sz="0" w:space="0" w:color="auto"/>
        <w:left w:val="none" w:sz="0" w:space="0" w:color="auto"/>
        <w:bottom w:val="none" w:sz="0" w:space="0" w:color="auto"/>
        <w:right w:val="none" w:sz="0" w:space="0" w:color="auto"/>
      </w:divBdr>
    </w:div>
    <w:div w:id="395010072">
      <w:marLeft w:val="0"/>
      <w:marRight w:val="0"/>
      <w:marTop w:val="0"/>
      <w:marBottom w:val="0"/>
      <w:divBdr>
        <w:top w:val="none" w:sz="0" w:space="0" w:color="auto"/>
        <w:left w:val="none" w:sz="0" w:space="0" w:color="auto"/>
        <w:bottom w:val="none" w:sz="0" w:space="0" w:color="auto"/>
        <w:right w:val="none" w:sz="0" w:space="0" w:color="auto"/>
      </w:divBdr>
    </w:div>
    <w:div w:id="404182965">
      <w:marLeft w:val="0"/>
      <w:marRight w:val="0"/>
      <w:marTop w:val="0"/>
      <w:marBottom w:val="0"/>
      <w:divBdr>
        <w:top w:val="none" w:sz="0" w:space="0" w:color="auto"/>
        <w:left w:val="none" w:sz="0" w:space="0" w:color="auto"/>
        <w:bottom w:val="none" w:sz="0" w:space="0" w:color="auto"/>
        <w:right w:val="none" w:sz="0" w:space="0" w:color="auto"/>
      </w:divBdr>
    </w:div>
    <w:div w:id="405540653">
      <w:marLeft w:val="0"/>
      <w:marRight w:val="0"/>
      <w:marTop w:val="0"/>
      <w:marBottom w:val="0"/>
      <w:divBdr>
        <w:top w:val="none" w:sz="0" w:space="0" w:color="auto"/>
        <w:left w:val="none" w:sz="0" w:space="0" w:color="auto"/>
        <w:bottom w:val="none" w:sz="0" w:space="0" w:color="auto"/>
        <w:right w:val="none" w:sz="0" w:space="0" w:color="auto"/>
      </w:divBdr>
    </w:div>
    <w:div w:id="406072064">
      <w:marLeft w:val="0"/>
      <w:marRight w:val="0"/>
      <w:marTop w:val="0"/>
      <w:marBottom w:val="0"/>
      <w:divBdr>
        <w:top w:val="none" w:sz="0" w:space="0" w:color="auto"/>
        <w:left w:val="none" w:sz="0" w:space="0" w:color="auto"/>
        <w:bottom w:val="none" w:sz="0" w:space="0" w:color="auto"/>
        <w:right w:val="none" w:sz="0" w:space="0" w:color="auto"/>
      </w:divBdr>
    </w:div>
    <w:div w:id="406345518">
      <w:marLeft w:val="0"/>
      <w:marRight w:val="0"/>
      <w:marTop w:val="0"/>
      <w:marBottom w:val="0"/>
      <w:divBdr>
        <w:top w:val="none" w:sz="0" w:space="0" w:color="auto"/>
        <w:left w:val="none" w:sz="0" w:space="0" w:color="auto"/>
        <w:bottom w:val="none" w:sz="0" w:space="0" w:color="auto"/>
        <w:right w:val="none" w:sz="0" w:space="0" w:color="auto"/>
      </w:divBdr>
    </w:div>
    <w:div w:id="409928383">
      <w:marLeft w:val="0"/>
      <w:marRight w:val="0"/>
      <w:marTop w:val="0"/>
      <w:marBottom w:val="0"/>
      <w:divBdr>
        <w:top w:val="none" w:sz="0" w:space="0" w:color="auto"/>
        <w:left w:val="none" w:sz="0" w:space="0" w:color="auto"/>
        <w:bottom w:val="none" w:sz="0" w:space="0" w:color="auto"/>
        <w:right w:val="none" w:sz="0" w:space="0" w:color="auto"/>
      </w:divBdr>
    </w:div>
    <w:div w:id="410349891">
      <w:marLeft w:val="0"/>
      <w:marRight w:val="0"/>
      <w:marTop w:val="0"/>
      <w:marBottom w:val="0"/>
      <w:divBdr>
        <w:top w:val="none" w:sz="0" w:space="0" w:color="auto"/>
        <w:left w:val="none" w:sz="0" w:space="0" w:color="auto"/>
        <w:bottom w:val="none" w:sz="0" w:space="0" w:color="auto"/>
        <w:right w:val="none" w:sz="0" w:space="0" w:color="auto"/>
      </w:divBdr>
    </w:div>
    <w:div w:id="412317127">
      <w:marLeft w:val="0"/>
      <w:marRight w:val="0"/>
      <w:marTop w:val="0"/>
      <w:marBottom w:val="0"/>
      <w:divBdr>
        <w:top w:val="none" w:sz="0" w:space="0" w:color="auto"/>
        <w:left w:val="none" w:sz="0" w:space="0" w:color="auto"/>
        <w:bottom w:val="none" w:sz="0" w:space="0" w:color="auto"/>
        <w:right w:val="none" w:sz="0" w:space="0" w:color="auto"/>
      </w:divBdr>
    </w:div>
    <w:div w:id="412823890">
      <w:marLeft w:val="0"/>
      <w:marRight w:val="0"/>
      <w:marTop w:val="0"/>
      <w:marBottom w:val="0"/>
      <w:divBdr>
        <w:top w:val="none" w:sz="0" w:space="0" w:color="auto"/>
        <w:left w:val="none" w:sz="0" w:space="0" w:color="auto"/>
        <w:bottom w:val="none" w:sz="0" w:space="0" w:color="auto"/>
        <w:right w:val="none" w:sz="0" w:space="0" w:color="auto"/>
      </w:divBdr>
    </w:div>
    <w:div w:id="415396571">
      <w:marLeft w:val="0"/>
      <w:marRight w:val="0"/>
      <w:marTop w:val="0"/>
      <w:marBottom w:val="0"/>
      <w:divBdr>
        <w:top w:val="none" w:sz="0" w:space="0" w:color="auto"/>
        <w:left w:val="none" w:sz="0" w:space="0" w:color="auto"/>
        <w:bottom w:val="none" w:sz="0" w:space="0" w:color="auto"/>
        <w:right w:val="none" w:sz="0" w:space="0" w:color="auto"/>
      </w:divBdr>
    </w:div>
    <w:div w:id="423499018">
      <w:marLeft w:val="0"/>
      <w:marRight w:val="0"/>
      <w:marTop w:val="0"/>
      <w:marBottom w:val="0"/>
      <w:divBdr>
        <w:top w:val="none" w:sz="0" w:space="0" w:color="auto"/>
        <w:left w:val="none" w:sz="0" w:space="0" w:color="auto"/>
        <w:bottom w:val="none" w:sz="0" w:space="0" w:color="auto"/>
        <w:right w:val="none" w:sz="0" w:space="0" w:color="auto"/>
      </w:divBdr>
    </w:div>
    <w:div w:id="424108622">
      <w:marLeft w:val="0"/>
      <w:marRight w:val="0"/>
      <w:marTop w:val="0"/>
      <w:marBottom w:val="0"/>
      <w:divBdr>
        <w:top w:val="none" w:sz="0" w:space="0" w:color="auto"/>
        <w:left w:val="none" w:sz="0" w:space="0" w:color="auto"/>
        <w:bottom w:val="none" w:sz="0" w:space="0" w:color="auto"/>
        <w:right w:val="none" w:sz="0" w:space="0" w:color="auto"/>
      </w:divBdr>
    </w:div>
    <w:div w:id="426196909">
      <w:marLeft w:val="0"/>
      <w:marRight w:val="0"/>
      <w:marTop w:val="0"/>
      <w:marBottom w:val="0"/>
      <w:divBdr>
        <w:top w:val="none" w:sz="0" w:space="0" w:color="auto"/>
        <w:left w:val="none" w:sz="0" w:space="0" w:color="auto"/>
        <w:bottom w:val="none" w:sz="0" w:space="0" w:color="auto"/>
        <w:right w:val="none" w:sz="0" w:space="0" w:color="auto"/>
      </w:divBdr>
    </w:div>
    <w:div w:id="431167276">
      <w:marLeft w:val="0"/>
      <w:marRight w:val="0"/>
      <w:marTop w:val="0"/>
      <w:marBottom w:val="0"/>
      <w:divBdr>
        <w:top w:val="none" w:sz="0" w:space="0" w:color="auto"/>
        <w:left w:val="none" w:sz="0" w:space="0" w:color="auto"/>
        <w:bottom w:val="none" w:sz="0" w:space="0" w:color="auto"/>
        <w:right w:val="none" w:sz="0" w:space="0" w:color="auto"/>
      </w:divBdr>
    </w:div>
    <w:div w:id="434592399">
      <w:marLeft w:val="0"/>
      <w:marRight w:val="0"/>
      <w:marTop w:val="0"/>
      <w:marBottom w:val="0"/>
      <w:divBdr>
        <w:top w:val="none" w:sz="0" w:space="0" w:color="auto"/>
        <w:left w:val="none" w:sz="0" w:space="0" w:color="auto"/>
        <w:bottom w:val="none" w:sz="0" w:space="0" w:color="auto"/>
        <w:right w:val="none" w:sz="0" w:space="0" w:color="auto"/>
      </w:divBdr>
    </w:div>
    <w:div w:id="434786336">
      <w:marLeft w:val="0"/>
      <w:marRight w:val="0"/>
      <w:marTop w:val="0"/>
      <w:marBottom w:val="0"/>
      <w:divBdr>
        <w:top w:val="none" w:sz="0" w:space="0" w:color="auto"/>
        <w:left w:val="none" w:sz="0" w:space="0" w:color="auto"/>
        <w:bottom w:val="none" w:sz="0" w:space="0" w:color="auto"/>
        <w:right w:val="none" w:sz="0" w:space="0" w:color="auto"/>
      </w:divBdr>
    </w:div>
    <w:div w:id="438988409">
      <w:marLeft w:val="0"/>
      <w:marRight w:val="0"/>
      <w:marTop w:val="0"/>
      <w:marBottom w:val="0"/>
      <w:divBdr>
        <w:top w:val="none" w:sz="0" w:space="0" w:color="auto"/>
        <w:left w:val="none" w:sz="0" w:space="0" w:color="auto"/>
        <w:bottom w:val="none" w:sz="0" w:space="0" w:color="auto"/>
        <w:right w:val="none" w:sz="0" w:space="0" w:color="auto"/>
      </w:divBdr>
    </w:div>
    <w:div w:id="439380581">
      <w:marLeft w:val="0"/>
      <w:marRight w:val="0"/>
      <w:marTop w:val="0"/>
      <w:marBottom w:val="0"/>
      <w:divBdr>
        <w:top w:val="none" w:sz="0" w:space="0" w:color="auto"/>
        <w:left w:val="none" w:sz="0" w:space="0" w:color="auto"/>
        <w:bottom w:val="none" w:sz="0" w:space="0" w:color="auto"/>
        <w:right w:val="none" w:sz="0" w:space="0" w:color="auto"/>
      </w:divBdr>
    </w:div>
    <w:div w:id="448597382">
      <w:marLeft w:val="0"/>
      <w:marRight w:val="0"/>
      <w:marTop w:val="0"/>
      <w:marBottom w:val="0"/>
      <w:divBdr>
        <w:top w:val="none" w:sz="0" w:space="0" w:color="auto"/>
        <w:left w:val="none" w:sz="0" w:space="0" w:color="auto"/>
        <w:bottom w:val="none" w:sz="0" w:space="0" w:color="auto"/>
        <w:right w:val="none" w:sz="0" w:space="0" w:color="auto"/>
      </w:divBdr>
    </w:div>
    <w:div w:id="456877416">
      <w:marLeft w:val="0"/>
      <w:marRight w:val="0"/>
      <w:marTop w:val="0"/>
      <w:marBottom w:val="0"/>
      <w:divBdr>
        <w:top w:val="none" w:sz="0" w:space="0" w:color="auto"/>
        <w:left w:val="none" w:sz="0" w:space="0" w:color="auto"/>
        <w:bottom w:val="none" w:sz="0" w:space="0" w:color="auto"/>
        <w:right w:val="none" w:sz="0" w:space="0" w:color="auto"/>
      </w:divBdr>
    </w:div>
    <w:div w:id="457183693">
      <w:marLeft w:val="0"/>
      <w:marRight w:val="0"/>
      <w:marTop w:val="0"/>
      <w:marBottom w:val="0"/>
      <w:divBdr>
        <w:top w:val="none" w:sz="0" w:space="0" w:color="auto"/>
        <w:left w:val="none" w:sz="0" w:space="0" w:color="auto"/>
        <w:bottom w:val="none" w:sz="0" w:space="0" w:color="auto"/>
        <w:right w:val="none" w:sz="0" w:space="0" w:color="auto"/>
      </w:divBdr>
    </w:div>
    <w:div w:id="459538649">
      <w:marLeft w:val="0"/>
      <w:marRight w:val="0"/>
      <w:marTop w:val="0"/>
      <w:marBottom w:val="0"/>
      <w:divBdr>
        <w:top w:val="none" w:sz="0" w:space="0" w:color="auto"/>
        <w:left w:val="none" w:sz="0" w:space="0" w:color="auto"/>
        <w:bottom w:val="none" w:sz="0" w:space="0" w:color="auto"/>
        <w:right w:val="none" w:sz="0" w:space="0" w:color="auto"/>
      </w:divBdr>
    </w:div>
    <w:div w:id="461777870">
      <w:marLeft w:val="0"/>
      <w:marRight w:val="0"/>
      <w:marTop w:val="0"/>
      <w:marBottom w:val="0"/>
      <w:divBdr>
        <w:top w:val="none" w:sz="0" w:space="0" w:color="auto"/>
        <w:left w:val="none" w:sz="0" w:space="0" w:color="auto"/>
        <w:bottom w:val="none" w:sz="0" w:space="0" w:color="auto"/>
        <w:right w:val="none" w:sz="0" w:space="0" w:color="auto"/>
      </w:divBdr>
    </w:div>
    <w:div w:id="465440424">
      <w:marLeft w:val="0"/>
      <w:marRight w:val="0"/>
      <w:marTop w:val="0"/>
      <w:marBottom w:val="0"/>
      <w:divBdr>
        <w:top w:val="none" w:sz="0" w:space="0" w:color="auto"/>
        <w:left w:val="none" w:sz="0" w:space="0" w:color="auto"/>
        <w:bottom w:val="none" w:sz="0" w:space="0" w:color="auto"/>
        <w:right w:val="none" w:sz="0" w:space="0" w:color="auto"/>
      </w:divBdr>
    </w:div>
    <w:div w:id="468981095">
      <w:marLeft w:val="0"/>
      <w:marRight w:val="0"/>
      <w:marTop w:val="0"/>
      <w:marBottom w:val="0"/>
      <w:divBdr>
        <w:top w:val="none" w:sz="0" w:space="0" w:color="auto"/>
        <w:left w:val="none" w:sz="0" w:space="0" w:color="auto"/>
        <w:bottom w:val="none" w:sz="0" w:space="0" w:color="auto"/>
        <w:right w:val="none" w:sz="0" w:space="0" w:color="auto"/>
      </w:divBdr>
    </w:div>
    <w:div w:id="470026578">
      <w:marLeft w:val="0"/>
      <w:marRight w:val="0"/>
      <w:marTop w:val="0"/>
      <w:marBottom w:val="0"/>
      <w:divBdr>
        <w:top w:val="none" w:sz="0" w:space="0" w:color="auto"/>
        <w:left w:val="none" w:sz="0" w:space="0" w:color="auto"/>
        <w:bottom w:val="none" w:sz="0" w:space="0" w:color="auto"/>
        <w:right w:val="none" w:sz="0" w:space="0" w:color="auto"/>
      </w:divBdr>
    </w:div>
    <w:div w:id="477767419">
      <w:marLeft w:val="0"/>
      <w:marRight w:val="0"/>
      <w:marTop w:val="0"/>
      <w:marBottom w:val="0"/>
      <w:divBdr>
        <w:top w:val="none" w:sz="0" w:space="0" w:color="auto"/>
        <w:left w:val="none" w:sz="0" w:space="0" w:color="auto"/>
        <w:bottom w:val="none" w:sz="0" w:space="0" w:color="auto"/>
        <w:right w:val="none" w:sz="0" w:space="0" w:color="auto"/>
      </w:divBdr>
    </w:div>
    <w:div w:id="479807813">
      <w:marLeft w:val="0"/>
      <w:marRight w:val="0"/>
      <w:marTop w:val="0"/>
      <w:marBottom w:val="0"/>
      <w:divBdr>
        <w:top w:val="none" w:sz="0" w:space="0" w:color="auto"/>
        <w:left w:val="none" w:sz="0" w:space="0" w:color="auto"/>
        <w:bottom w:val="none" w:sz="0" w:space="0" w:color="auto"/>
        <w:right w:val="none" w:sz="0" w:space="0" w:color="auto"/>
      </w:divBdr>
    </w:div>
    <w:div w:id="481116710">
      <w:marLeft w:val="0"/>
      <w:marRight w:val="0"/>
      <w:marTop w:val="0"/>
      <w:marBottom w:val="0"/>
      <w:divBdr>
        <w:top w:val="none" w:sz="0" w:space="0" w:color="auto"/>
        <w:left w:val="none" w:sz="0" w:space="0" w:color="auto"/>
        <w:bottom w:val="none" w:sz="0" w:space="0" w:color="auto"/>
        <w:right w:val="none" w:sz="0" w:space="0" w:color="auto"/>
      </w:divBdr>
    </w:div>
    <w:div w:id="482476837">
      <w:marLeft w:val="0"/>
      <w:marRight w:val="0"/>
      <w:marTop w:val="0"/>
      <w:marBottom w:val="0"/>
      <w:divBdr>
        <w:top w:val="none" w:sz="0" w:space="0" w:color="auto"/>
        <w:left w:val="none" w:sz="0" w:space="0" w:color="auto"/>
        <w:bottom w:val="none" w:sz="0" w:space="0" w:color="auto"/>
        <w:right w:val="none" w:sz="0" w:space="0" w:color="auto"/>
      </w:divBdr>
    </w:div>
    <w:div w:id="482935452">
      <w:marLeft w:val="0"/>
      <w:marRight w:val="0"/>
      <w:marTop w:val="0"/>
      <w:marBottom w:val="0"/>
      <w:divBdr>
        <w:top w:val="none" w:sz="0" w:space="0" w:color="auto"/>
        <w:left w:val="none" w:sz="0" w:space="0" w:color="auto"/>
        <w:bottom w:val="none" w:sz="0" w:space="0" w:color="auto"/>
        <w:right w:val="none" w:sz="0" w:space="0" w:color="auto"/>
      </w:divBdr>
    </w:div>
    <w:div w:id="486436562">
      <w:marLeft w:val="0"/>
      <w:marRight w:val="0"/>
      <w:marTop w:val="0"/>
      <w:marBottom w:val="0"/>
      <w:divBdr>
        <w:top w:val="none" w:sz="0" w:space="0" w:color="auto"/>
        <w:left w:val="none" w:sz="0" w:space="0" w:color="auto"/>
        <w:bottom w:val="none" w:sz="0" w:space="0" w:color="auto"/>
        <w:right w:val="none" w:sz="0" w:space="0" w:color="auto"/>
      </w:divBdr>
    </w:div>
    <w:div w:id="486674920">
      <w:marLeft w:val="0"/>
      <w:marRight w:val="0"/>
      <w:marTop w:val="0"/>
      <w:marBottom w:val="0"/>
      <w:divBdr>
        <w:top w:val="none" w:sz="0" w:space="0" w:color="auto"/>
        <w:left w:val="none" w:sz="0" w:space="0" w:color="auto"/>
        <w:bottom w:val="none" w:sz="0" w:space="0" w:color="auto"/>
        <w:right w:val="none" w:sz="0" w:space="0" w:color="auto"/>
      </w:divBdr>
    </w:div>
    <w:div w:id="489061146">
      <w:marLeft w:val="0"/>
      <w:marRight w:val="0"/>
      <w:marTop w:val="0"/>
      <w:marBottom w:val="0"/>
      <w:divBdr>
        <w:top w:val="none" w:sz="0" w:space="0" w:color="auto"/>
        <w:left w:val="none" w:sz="0" w:space="0" w:color="auto"/>
        <w:bottom w:val="none" w:sz="0" w:space="0" w:color="auto"/>
        <w:right w:val="none" w:sz="0" w:space="0" w:color="auto"/>
      </w:divBdr>
    </w:div>
    <w:div w:id="492069180">
      <w:marLeft w:val="0"/>
      <w:marRight w:val="0"/>
      <w:marTop w:val="0"/>
      <w:marBottom w:val="0"/>
      <w:divBdr>
        <w:top w:val="none" w:sz="0" w:space="0" w:color="auto"/>
        <w:left w:val="none" w:sz="0" w:space="0" w:color="auto"/>
        <w:bottom w:val="none" w:sz="0" w:space="0" w:color="auto"/>
        <w:right w:val="none" w:sz="0" w:space="0" w:color="auto"/>
      </w:divBdr>
    </w:div>
    <w:div w:id="492112257">
      <w:marLeft w:val="0"/>
      <w:marRight w:val="0"/>
      <w:marTop w:val="0"/>
      <w:marBottom w:val="0"/>
      <w:divBdr>
        <w:top w:val="none" w:sz="0" w:space="0" w:color="auto"/>
        <w:left w:val="none" w:sz="0" w:space="0" w:color="auto"/>
        <w:bottom w:val="none" w:sz="0" w:space="0" w:color="auto"/>
        <w:right w:val="none" w:sz="0" w:space="0" w:color="auto"/>
      </w:divBdr>
    </w:div>
    <w:div w:id="493035895">
      <w:marLeft w:val="0"/>
      <w:marRight w:val="0"/>
      <w:marTop w:val="0"/>
      <w:marBottom w:val="0"/>
      <w:divBdr>
        <w:top w:val="none" w:sz="0" w:space="0" w:color="auto"/>
        <w:left w:val="none" w:sz="0" w:space="0" w:color="auto"/>
        <w:bottom w:val="none" w:sz="0" w:space="0" w:color="auto"/>
        <w:right w:val="none" w:sz="0" w:space="0" w:color="auto"/>
      </w:divBdr>
    </w:div>
    <w:div w:id="493110542">
      <w:marLeft w:val="0"/>
      <w:marRight w:val="0"/>
      <w:marTop w:val="0"/>
      <w:marBottom w:val="0"/>
      <w:divBdr>
        <w:top w:val="none" w:sz="0" w:space="0" w:color="auto"/>
        <w:left w:val="none" w:sz="0" w:space="0" w:color="auto"/>
        <w:bottom w:val="none" w:sz="0" w:space="0" w:color="auto"/>
        <w:right w:val="none" w:sz="0" w:space="0" w:color="auto"/>
      </w:divBdr>
    </w:div>
    <w:div w:id="501513536">
      <w:marLeft w:val="0"/>
      <w:marRight w:val="0"/>
      <w:marTop w:val="0"/>
      <w:marBottom w:val="0"/>
      <w:divBdr>
        <w:top w:val="none" w:sz="0" w:space="0" w:color="auto"/>
        <w:left w:val="none" w:sz="0" w:space="0" w:color="auto"/>
        <w:bottom w:val="none" w:sz="0" w:space="0" w:color="auto"/>
        <w:right w:val="none" w:sz="0" w:space="0" w:color="auto"/>
      </w:divBdr>
    </w:div>
    <w:div w:id="502086540">
      <w:marLeft w:val="0"/>
      <w:marRight w:val="0"/>
      <w:marTop w:val="0"/>
      <w:marBottom w:val="0"/>
      <w:divBdr>
        <w:top w:val="none" w:sz="0" w:space="0" w:color="auto"/>
        <w:left w:val="none" w:sz="0" w:space="0" w:color="auto"/>
        <w:bottom w:val="none" w:sz="0" w:space="0" w:color="auto"/>
        <w:right w:val="none" w:sz="0" w:space="0" w:color="auto"/>
      </w:divBdr>
    </w:div>
    <w:div w:id="504973749">
      <w:marLeft w:val="0"/>
      <w:marRight w:val="0"/>
      <w:marTop w:val="0"/>
      <w:marBottom w:val="0"/>
      <w:divBdr>
        <w:top w:val="none" w:sz="0" w:space="0" w:color="auto"/>
        <w:left w:val="none" w:sz="0" w:space="0" w:color="auto"/>
        <w:bottom w:val="none" w:sz="0" w:space="0" w:color="auto"/>
        <w:right w:val="none" w:sz="0" w:space="0" w:color="auto"/>
      </w:divBdr>
    </w:div>
    <w:div w:id="505559755">
      <w:marLeft w:val="0"/>
      <w:marRight w:val="0"/>
      <w:marTop w:val="0"/>
      <w:marBottom w:val="0"/>
      <w:divBdr>
        <w:top w:val="none" w:sz="0" w:space="0" w:color="auto"/>
        <w:left w:val="none" w:sz="0" w:space="0" w:color="auto"/>
        <w:bottom w:val="none" w:sz="0" w:space="0" w:color="auto"/>
        <w:right w:val="none" w:sz="0" w:space="0" w:color="auto"/>
      </w:divBdr>
    </w:div>
    <w:div w:id="509759820">
      <w:marLeft w:val="0"/>
      <w:marRight w:val="0"/>
      <w:marTop w:val="0"/>
      <w:marBottom w:val="0"/>
      <w:divBdr>
        <w:top w:val="none" w:sz="0" w:space="0" w:color="auto"/>
        <w:left w:val="none" w:sz="0" w:space="0" w:color="auto"/>
        <w:bottom w:val="none" w:sz="0" w:space="0" w:color="auto"/>
        <w:right w:val="none" w:sz="0" w:space="0" w:color="auto"/>
      </w:divBdr>
    </w:div>
    <w:div w:id="515929180">
      <w:marLeft w:val="0"/>
      <w:marRight w:val="0"/>
      <w:marTop w:val="0"/>
      <w:marBottom w:val="0"/>
      <w:divBdr>
        <w:top w:val="none" w:sz="0" w:space="0" w:color="auto"/>
        <w:left w:val="none" w:sz="0" w:space="0" w:color="auto"/>
        <w:bottom w:val="none" w:sz="0" w:space="0" w:color="auto"/>
        <w:right w:val="none" w:sz="0" w:space="0" w:color="auto"/>
      </w:divBdr>
    </w:div>
    <w:div w:id="516626332">
      <w:marLeft w:val="0"/>
      <w:marRight w:val="0"/>
      <w:marTop w:val="0"/>
      <w:marBottom w:val="0"/>
      <w:divBdr>
        <w:top w:val="none" w:sz="0" w:space="0" w:color="auto"/>
        <w:left w:val="none" w:sz="0" w:space="0" w:color="auto"/>
        <w:bottom w:val="none" w:sz="0" w:space="0" w:color="auto"/>
        <w:right w:val="none" w:sz="0" w:space="0" w:color="auto"/>
      </w:divBdr>
    </w:div>
    <w:div w:id="517504477">
      <w:marLeft w:val="0"/>
      <w:marRight w:val="0"/>
      <w:marTop w:val="0"/>
      <w:marBottom w:val="0"/>
      <w:divBdr>
        <w:top w:val="none" w:sz="0" w:space="0" w:color="auto"/>
        <w:left w:val="none" w:sz="0" w:space="0" w:color="auto"/>
        <w:bottom w:val="none" w:sz="0" w:space="0" w:color="auto"/>
        <w:right w:val="none" w:sz="0" w:space="0" w:color="auto"/>
      </w:divBdr>
    </w:div>
    <w:div w:id="521280743">
      <w:marLeft w:val="0"/>
      <w:marRight w:val="0"/>
      <w:marTop w:val="0"/>
      <w:marBottom w:val="0"/>
      <w:divBdr>
        <w:top w:val="none" w:sz="0" w:space="0" w:color="auto"/>
        <w:left w:val="none" w:sz="0" w:space="0" w:color="auto"/>
        <w:bottom w:val="none" w:sz="0" w:space="0" w:color="auto"/>
        <w:right w:val="none" w:sz="0" w:space="0" w:color="auto"/>
      </w:divBdr>
    </w:div>
    <w:div w:id="531694889">
      <w:marLeft w:val="0"/>
      <w:marRight w:val="0"/>
      <w:marTop w:val="0"/>
      <w:marBottom w:val="0"/>
      <w:divBdr>
        <w:top w:val="none" w:sz="0" w:space="0" w:color="auto"/>
        <w:left w:val="none" w:sz="0" w:space="0" w:color="auto"/>
        <w:bottom w:val="none" w:sz="0" w:space="0" w:color="auto"/>
        <w:right w:val="none" w:sz="0" w:space="0" w:color="auto"/>
      </w:divBdr>
    </w:div>
    <w:div w:id="534000376">
      <w:marLeft w:val="0"/>
      <w:marRight w:val="0"/>
      <w:marTop w:val="0"/>
      <w:marBottom w:val="0"/>
      <w:divBdr>
        <w:top w:val="none" w:sz="0" w:space="0" w:color="auto"/>
        <w:left w:val="none" w:sz="0" w:space="0" w:color="auto"/>
        <w:bottom w:val="none" w:sz="0" w:space="0" w:color="auto"/>
        <w:right w:val="none" w:sz="0" w:space="0" w:color="auto"/>
      </w:divBdr>
    </w:div>
    <w:div w:id="534923864">
      <w:marLeft w:val="0"/>
      <w:marRight w:val="0"/>
      <w:marTop w:val="0"/>
      <w:marBottom w:val="0"/>
      <w:divBdr>
        <w:top w:val="none" w:sz="0" w:space="0" w:color="auto"/>
        <w:left w:val="none" w:sz="0" w:space="0" w:color="auto"/>
        <w:bottom w:val="none" w:sz="0" w:space="0" w:color="auto"/>
        <w:right w:val="none" w:sz="0" w:space="0" w:color="auto"/>
      </w:divBdr>
    </w:div>
    <w:div w:id="535970010">
      <w:marLeft w:val="0"/>
      <w:marRight w:val="0"/>
      <w:marTop w:val="0"/>
      <w:marBottom w:val="0"/>
      <w:divBdr>
        <w:top w:val="none" w:sz="0" w:space="0" w:color="auto"/>
        <w:left w:val="none" w:sz="0" w:space="0" w:color="auto"/>
        <w:bottom w:val="none" w:sz="0" w:space="0" w:color="auto"/>
        <w:right w:val="none" w:sz="0" w:space="0" w:color="auto"/>
      </w:divBdr>
    </w:div>
    <w:div w:id="536167274">
      <w:marLeft w:val="0"/>
      <w:marRight w:val="0"/>
      <w:marTop w:val="0"/>
      <w:marBottom w:val="0"/>
      <w:divBdr>
        <w:top w:val="none" w:sz="0" w:space="0" w:color="auto"/>
        <w:left w:val="none" w:sz="0" w:space="0" w:color="auto"/>
        <w:bottom w:val="none" w:sz="0" w:space="0" w:color="auto"/>
        <w:right w:val="none" w:sz="0" w:space="0" w:color="auto"/>
      </w:divBdr>
    </w:div>
    <w:div w:id="539363338">
      <w:marLeft w:val="0"/>
      <w:marRight w:val="0"/>
      <w:marTop w:val="0"/>
      <w:marBottom w:val="0"/>
      <w:divBdr>
        <w:top w:val="none" w:sz="0" w:space="0" w:color="auto"/>
        <w:left w:val="none" w:sz="0" w:space="0" w:color="auto"/>
        <w:bottom w:val="none" w:sz="0" w:space="0" w:color="auto"/>
        <w:right w:val="none" w:sz="0" w:space="0" w:color="auto"/>
      </w:divBdr>
    </w:div>
    <w:div w:id="540016675">
      <w:marLeft w:val="0"/>
      <w:marRight w:val="0"/>
      <w:marTop w:val="0"/>
      <w:marBottom w:val="0"/>
      <w:divBdr>
        <w:top w:val="none" w:sz="0" w:space="0" w:color="auto"/>
        <w:left w:val="none" w:sz="0" w:space="0" w:color="auto"/>
        <w:bottom w:val="none" w:sz="0" w:space="0" w:color="auto"/>
        <w:right w:val="none" w:sz="0" w:space="0" w:color="auto"/>
      </w:divBdr>
    </w:div>
    <w:div w:id="542063439">
      <w:marLeft w:val="0"/>
      <w:marRight w:val="0"/>
      <w:marTop w:val="0"/>
      <w:marBottom w:val="0"/>
      <w:divBdr>
        <w:top w:val="none" w:sz="0" w:space="0" w:color="auto"/>
        <w:left w:val="none" w:sz="0" w:space="0" w:color="auto"/>
        <w:bottom w:val="none" w:sz="0" w:space="0" w:color="auto"/>
        <w:right w:val="none" w:sz="0" w:space="0" w:color="auto"/>
      </w:divBdr>
    </w:div>
    <w:div w:id="542522661">
      <w:marLeft w:val="0"/>
      <w:marRight w:val="0"/>
      <w:marTop w:val="0"/>
      <w:marBottom w:val="0"/>
      <w:divBdr>
        <w:top w:val="none" w:sz="0" w:space="0" w:color="auto"/>
        <w:left w:val="none" w:sz="0" w:space="0" w:color="auto"/>
        <w:bottom w:val="none" w:sz="0" w:space="0" w:color="auto"/>
        <w:right w:val="none" w:sz="0" w:space="0" w:color="auto"/>
      </w:divBdr>
    </w:div>
    <w:div w:id="556942927">
      <w:marLeft w:val="0"/>
      <w:marRight w:val="0"/>
      <w:marTop w:val="0"/>
      <w:marBottom w:val="0"/>
      <w:divBdr>
        <w:top w:val="none" w:sz="0" w:space="0" w:color="auto"/>
        <w:left w:val="none" w:sz="0" w:space="0" w:color="auto"/>
        <w:bottom w:val="none" w:sz="0" w:space="0" w:color="auto"/>
        <w:right w:val="none" w:sz="0" w:space="0" w:color="auto"/>
      </w:divBdr>
    </w:div>
    <w:div w:id="557404900">
      <w:marLeft w:val="0"/>
      <w:marRight w:val="0"/>
      <w:marTop w:val="0"/>
      <w:marBottom w:val="0"/>
      <w:divBdr>
        <w:top w:val="none" w:sz="0" w:space="0" w:color="auto"/>
        <w:left w:val="none" w:sz="0" w:space="0" w:color="auto"/>
        <w:bottom w:val="none" w:sz="0" w:space="0" w:color="auto"/>
        <w:right w:val="none" w:sz="0" w:space="0" w:color="auto"/>
      </w:divBdr>
    </w:div>
    <w:div w:id="560407495">
      <w:marLeft w:val="0"/>
      <w:marRight w:val="0"/>
      <w:marTop w:val="0"/>
      <w:marBottom w:val="0"/>
      <w:divBdr>
        <w:top w:val="none" w:sz="0" w:space="0" w:color="auto"/>
        <w:left w:val="none" w:sz="0" w:space="0" w:color="auto"/>
        <w:bottom w:val="none" w:sz="0" w:space="0" w:color="auto"/>
        <w:right w:val="none" w:sz="0" w:space="0" w:color="auto"/>
      </w:divBdr>
    </w:div>
    <w:div w:id="564410904">
      <w:marLeft w:val="0"/>
      <w:marRight w:val="0"/>
      <w:marTop w:val="0"/>
      <w:marBottom w:val="0"/>
      <w:divBdr>
        <w:top w:val="none" w:sz="0" w:space="0" w:color="auto"/>
        <w:left w:val="none" w:sz="0" w:space="0" w:color="auto"/>
        <w:bottom w:val="none" w:sz="0" w:space="0" w:color="auto"/>
        <w:right w:val="none" w:sz="0" w:space="0" w:color="auto"/>
      </w:divBdr>
    </w:div>
    <w:div w:id="569199519">
      <w:marLeft w:val="0"/>
      <w:marRight w:val="0"/>
      <w:marTop w:val="0"/>
      <w:marBottom w:val="0"/>
      <w:divBdr>
        <w:top w:val="none" w:sz="0" w:space="0" w:color="auto"/>
        <w:left w:val="none" w:sz="0" w:space="0" w:color="auto"/>
        <w:bottom w:val="none" w:sz="0" w:space="0" w:color="auto"/>
        <w:right w:val="none" w:sz="0" w:space="0" w:color="auto"/>
      </w:divBdr>
    </w:div>
    <w:div w:id="572817392">
      <w:marLeft w:val="0"/>
      <w:marRight w:val="0"/>
      <w:marTop w:val="0"/>
      <w:marBottom w:val="0"/>
      <w:divBdr>
        <w:top w:val="none" w:sz="0" w:space="0" w:color="auto"/>
        <w:left w:val="none" w:sz="0" w:space="0" w:color="auto"/>
        <w:bottom w:val="none" w:sz="0" w:space="0" w:color="auto"/>
        <w:right w:val="none" w:sz="0" w:space="0" w:color="auto"/>
      </w:divBdr>
    </w:div>
    <w:div w:id="575749388">
      <w:marLeft w:val="0"/>
      <w:marRight w:val="0"/>
      <w:marTop w:val="0"/>
      <w:marBottom w:val="0"/>
      <w:divBdr>
        <w:top w:val="none" w:sz="0" w:space="0" w:color="auto"/>
        <w:left w:val="none" w:sz="0" w:space="0" w:color="auto"/>
        <w:bottom w:val="none" w:sz="0" w:space="0" w:color="auto"/>
        <w:right w:val="none" w:sz="0" w:space="0" w:color="auto"/>
      </w:divBdr>
    </w:div>
    <w:div w:id="577326991">
      <w:marLeft w:val="0"/>
      <w:marRight w:val="0"/>
      <w:marTop w:val="0"/>
      <w:marBottom w:val="0"/>
      <w:divBdr>
        <w:top w:val="none" w:sz="0" w:space="0" w:color="auto"/>
        <w:left w:val="none" w:sz="0" w:space="0" w:color="auto"/>
        <w:bottom w:val="none" w:sz="0" w:space="0" w:color="auto"/>
        <w:right w:val="none" w:sz="0" w:space="0" w:color="auto"/>
      </w:divBdr>
    </w:div>
    <w:div w:id="578751436">
      <w:marLeft w:val="0"/>
      <w:marRight w:val="0"/>
      <w:marTop w:val="0"/>
      <w:marBottom w:val="0"/>
      <w:divBdr>
        <w:top w:val="none" w:sz="0" w:space="0" w:color="auto"/>
        <w:left w:val="none" w:sz="0" w:space="0" w:color="auto"/>
        <w:bottom w:val="none" w:sz="0" w:space="0" w:color="auto"/>
        <w:right w:val="none" w:sz="0" w:space="0" w:color="auto"/>
      </w:divBdr>
    </w:div>
    <w:div w:id="578950229">
      <w:marLeft w:val="0"/>
      <w:marRight w:val="0"/>
      <w:marTop w:val="0"/>
      <w:marBottom w:val="0"/>
      <w:divBdr>
        <w:top w:val="none" w:sz="0" w:space="0" w:color="auto"/>
        <w:left w:val="none" w:sz="0" w:space="0" w:color="auto"/>
        <w:bottom w:val="none" w:sz="0" w:space="0" w:color="auto"/>
        <w:right w:val="none" w:sz="0" w:space="0" w:color="auto"/>
      </w:divBdr>
    </w:div>
    <w:div w:id="580992769">
      <w:marLeft w:val="0"/>
      <w:marRight w:val="0"/>
      <w:marTop w:val="0"/>
      <w:marBottom w:val="0"/>
      <w:divBdr>
        <w:top w:val="none" w:sz="0" w:space="0" w:color="auto"/>
        <w:left w:val="none" w:sz="0" w:space="0" w:color="auto"/>
        <w:bottom w:val="none" w:sz="0" w:space="0" w:color="auto"/>
        <w:right w:val="none" w:sz="0" w:space="0" w:color="auto"/>
      </w:divBdr>
    </w:div>
    <w:div w:id="581715482">
      <w:marLeft w:val="0"/>
      <w:marRight w:val="0"/>
      <w:marTop w:val="0"/>
      <w:marBottom w:val="0"/>
      <w:divBdr>
        <w:top w:val="none" w:sz="0" w:space="0" w:color="auto"/>
        <w:left w:val="none" w:sz="0" w:space="0" w:color="auto"/>
        <w:bottom w:val="none" w:sz="0" w:space="0" w:color="auto"/>
        <w:right w:val="none" w:sz="0" w:space="0" w:color="auto"/>
      </w:divBdr>
    </w:div>
    <w:div w:id="584001977">
      <w:marLeft w:val="0"/>
      <w:marRight w:val="0"/>
      <w:marTop w:val="0"/>
      <w:marBottom w:val="0"/>
      <w:divBdr>
        <w:top w:val="none" w:sz="0" w:space="0" w:color="auto"/>
        <w:left w:val="none" w:sz="0" w:space="0" w:color="auto"/>
        <w:bottom w:val="none" w:sz="0" w:space="0" w:color="auto"/>
        <w:right w:val="none" w:sz="0" w:space="0" w:color="auto"/>
      </w:divBdr>
    </w:div>
    <w:div w:id="588513385">
      <w:marLeft w:val="0"/>
      <w:marRight w:val="0"/>
      <w:marTop w:val="0"/>
      <w:marBottom w:val="0"/>
      <w:divBdr>
        <w:top w:val="none" w:sz="0" w:space="0" w:color="auto"/>
        <w:left w:val="none" w:sz="0" w:space="0" w:color="auto"/>
        <w:bottom w:val="none" w:sz="0" w:space="0" w:color="auto"/>
        <w:right w:val="none" w:sz="0" w:space="0" w:color="auto"/>
      </w:divBdr>
    </w:div>
    <w:div w:id="591014552">
      <w:marLeft w:val="0"/>
      <w:marRight w:val="0"/>
      <w:marTop w:val="0"/>
      <w:marBottom w:val="0"/>
      <w:divBdr>
        <w:top w:val="none" w:sz="0" w:space="0" w:color="auto"/>
        <w:left w:val="none" w:sz="0" w:space="0" w:color="auto"/>
        <w:bottom w:val="none" w:sz="0" w:space="0" w:color="auto"/>
        <w:right w:val="none" w:sz="0" w:space="0" w:color="auto"/>
      </w:divBdr>
    </w:div>
    <w:div w:id="593439884">
      <w:marLeft w:val="0"/>
      <w:marRight w:val="0"/>
      <w:marTop w:val="0"/>
      <w:marBottom w:val="0"/>
      <w:divBdr>
        <w:top w:val="none" w:sz="0" w:space="0" w:color="auto"/>
        <w:left w:val="none" w:sz="0" w:space="0" w:color="auto"/>
        <w:bottom w:val="none" w:sz="0" w:space="0" w:color="auto"/>
        <w:right w:val="none" w:sz="0" w:space="0" w:color="auto"/>
      </w:divBdr>
    </w:div>
    <w:div w:id="593631930">
      <w:marLeft w:val="0"/>
      <w:marRight w:val="0"/>
      <w:marTop w:val="0"/>
      <w:marBottom w:val="0"/>
      <w:divBdr>
        <w:top w:val="none" w:sz="0" w:space="0" w:color="auto"/>
        <w:left w:val="none" w:sz="0" w:space="0" w:color="auto"/>
        <w:bottom w:val="none" w:sz="0" w:space="0" w:color="auto"/>
        <w:right w:val="none" w:sz="0" w:space="0" w:color="auto"/>
      </w:divBdr>
    </w:div>
    <w:div w:id="599483694">
      <w:marLeft w:val="0"/>
      <w:marRight w:val="0"/>
      <w:marTop w:val="0"/>
      <w:marBottom w:val="0"/>
      <w:divBdr>
        <w:top w:val="none" w:sz="0" w:space="0" w:color="auto"/>
        <w:left w:val="none" w:sz="0" w:space="0" w:color="auto"/>
        <w:bottom w:val="none" w:sz="0" w:space="0" w:color="auto"/>
        <w:right w:val="none" w:sz="0" w:space="0" w:color="auto"/>
      </w:divBdr>
    </w:div>
    <w:div w:id="610169932">
      <w:marLeft w:val="0"/>
      <w:marRight w:val="0"/>
      <w:marTop w:val="0"/>
      <w:marBottom w:val="0"/>
      <w:divBdr>
        <w:top w:val="none" w:sz="0" w:space="0" w:color="auto"/>
        <w:left w:val="none" w:sz="0" w:space="0" w:color="auto"/>
        <w:bottom w:val="none" w:sz="0" w:space="0" w:color="auto"/>
        <w:right w:val="none" w:sz="0" w:space="0" w:color="auto"/>
      </w:divBdr>
    </w:div>
    <w:div w:id="612907954">
      <w:marLeft w:val="0"/>
      <w:marRight w:val="0"/>
      <w:marTop w:val="0"/>
      <w:marBottom w:val="0"/>
      <w:divBdr>
        <w:top w:val="none" w:sz="0" w:space="0" w:color="auto"/>
        <w:left w:val="none" w:sz="0" w:space="0" w:color="auto"/>
        <w:bottom w:val="none" w:sz="0" w:space="0" w:color="auto"/>
        <w:right w:val="none" w:sz="0" w:space="0" w:color="auto"/>
      </w:divBdr>
    </w:div>
    <w:div w:id="614096397">
      <w:marLeft w:val="0"/>
      <w:marRight w:val="0"/>
      <w:marTop w:val="0"/>
      <w:marBottom w:val="0"/>
      <w:divBdr>
        <w:top w:val="none" w:sz="0" w:space="0" w:color="auto"/>
        <w:left w:val="none" w:sz="0" w:space="0" w:color="auto"/>
        <w:bottom w:val="none" w:sz="0" w:space="0" w:color="auto"/>
        <w:right w:val="none" w:sz="0" w:space="0" w:color="auto"/>
      </w:divBdr>
    </w:div>
    <w:div w:id="617488754">
      <w:marLeft w:val="0"/>
      <w:marRight w:val="0"/>
      <w:marTop w:val="0"/>
      <w:marBottom w:val="0"/>
      <w:divBdr>
        <w:top w:val="none" w:sz="0" w:space="0" w:color="auto"/>
        <w:left w:val="none" w:sz="0" w:space="0" w:color="auto"/>
        <w:bottom w:val="none" w:sz="0" w:space="0" w:color="auto"/>
        <w:right w:val="none" w:sz="0" w:space="0" w:color="auto"/>
      </w:divBdr>
    </w:div>
    <w:div w:id="621962901">
      <w:marLeft w:val="0"/>
      <w:marRight w:val="0"/>
      <w:marTop w:val="0"/>
      <w:marBottom w:val="0"/>
      <w:divBdr>
        <w:top w:val="none" w:sz="0" w:space="0" w:color="auto"/>
        <w:left w:val="none" w:sz="0" w:space="0" w:color="auto"/>
        <w:bottom w:val="none" w:sz="0" w:space="0" w:color="auto"/>
        <w:right w:val="none" w:sz="0" w:space="0" w:color="auto"/>
      </w:divBdr>
    </w:div>
    <w:div w:id="624850902">
      <w:marLeft w:val="0"/>
      <w:marRight w:val="0"/>
      <w:marTop w:val="0"/>
      <w:marBottom w:val="0"/>
      <w:divBdr>
        <w:top w:val="none" w:sz="0" w:space="0" w:color="auto"/>
        <w:left w:val="none" w:sz="0" w:space="0" w:color="auto"/>
        <w:bottom w:val="none" w:sz="0" w:space="0" w:color="auto"/>
        <w:right w:val="none" w:sz="0" w:space="0" w:color="auto"/>
      </w:divBdr>
    </w:div>
    <w:div w:id="629019063">
      <w:marLeft w:val="0"/>
      <w:marRight w:val="0"/>
      <w:marTop w:val="0"/>
      <w:marBottom w:val="0"/>
      <w:divBdr>
        <w:top w:val="none" w:sz="0" w:space="0" w:color="auto"/>
        <w:left w:val="none" w:sz="0" w:space="0" w:color="auto"/>
        <w:bottom w:val="none" w:sz="0" w:space="0" w:color="auto"/>
        <w:right w:val="none" w:sz="0" w:space="0" w:color="auto"/>
      </w:divBdr>
    </w:div>
    <w:div w:id="630015328">
      <w:marLeft w:val="0"/>
      <w:marRight w:val="0"/>
      <w:marTop w:val="0"/>
      <w:marBottom w:val="0"/>
      <w:divBdr>
        <w:top w:val="none" w:sz="0" w:space="0" w:color="auto"/>
        <w:left w:val="none" w:sz="0" w:space="0" w:color="auto"/>
        <w:bottom w:val="none" w:sz="0" w:space="0" w:color="auto"/>
        <w:right w:val="none" w:sz="0" w:space="0" w:color="auto"/>
      </w:divBdr>
    </w:div>
    <w:div w:id="631206787">
      <w:marLeft w:val="0"/>
      <w:marRight w:val="0"/>
      <w:marTop w:val="0"/>
      <w:marBottom w:val="0"/>
      <w:divBdr>
        <w:top w:val="none" w:sz="0" w:space="0" w:color="auto"/>
        <w:left w:val="none" w:sz="0" w:space="0" w:color="auto"/>
        <w:bottom w:val="none" w:sz="0" w:space="0" w:color="auto"/>
        <w:right w:val="none" w:sz="0" w:space="0" w:color="auto"/>
      </w:divBdr>
    </w:div>
    <w:div w:id="639455218">
      <w:marLeft w:val="0"/>
      <w:marRight w:val="0"/>
      <w:marTop w:val="0"/>
      <w:marBottom w:val="0"/>
      <w:divBdr>
        <w:top w:val="none" w:sz="0" w:space="0" w:color="auto"/>
        <w:left w:val="none" w:sz="0" w:space="0" w:color="auto"/>
        <w:bottom w:val="none" w:sz="0" w:space="0" w:color="auto"/>
        <w:right w:val="none" w:sz="0" w:space="0" w:color="auto"/>
      </w:divBdr>
    </w:div>
    <w:div w:id="640962726">
      <w:marLeft w:val="0"/>
      <w:marRight w:val="0"/>
      <w:marTop w:val="0"/>
      <w:marBottom w:val="0"/>
      <w:divBdr>
        <w:top w:val="none" w:sz="0" w:space="0" w:color="auto"/>
        <w:left w:val="none" w:sz="0" w:space="0" w:color="auto"/>
        <w:bottom w:val="none" w:sz="0" w:space="0" w:color="auto"/>
        <w:right w:val="none" w:sz="0" w:space="0" w:color="auto"/>
      </w:divBdr>
    </w:div>
    <w:div w:id="643120714">
      <w:marLeft w:val="0"/>
      <w:marRight w:val="0"/>
      <w:marTop w:val="0"/>
      <w:marBottom w:val="0"/>
      <w:divBdr>
        <w:top w:val="none" w:sz="0" w:space="0" w:color="auto"/>
        <w:left w:val="none" w:sz="0" w:space="0" w:color="auto"/>
        <w:bottom w:val="none" w:sz="0" w:space="0" w:color="auto"/>
        <w:right w:val="none" w:sz="0" w:space="0" w:color="auto"/>
      </w:divBdr>
    </w:div>
    <w:div w:id="647394881">
      <w:marLeft w:val="0"/>
      <w:marRight w:val="0"/>
      <w:marTop w:val="0"/>
      <w:marBottom w:val="0"/>
      <w:divBdr>
        <w:top w:val="none" w:sz="0" w:space="0" w:color="auto"/>
        <w:left w:val="none" w:sz="0" w:space="0" w:color="auto"/>
        <w:bottom w:val="none" w:sz="0" w:space="0" w:color="auto"/>
        <w:right w:val="none" w:sz="0" w:space="0" w:color="auto"/>
      </w:divBdr>
    </w:div>
    <w:div w:id="648090914">
      <w:marLeft w:val="0"/>
      <w:marRight w:val="0"/>
      <w:marTop w:val="0"/>
      <w:marBottom w:val="0"/>
      <w:divBdr>
        <w:top w:val="none" w:sz="0" w:space="0" w:color="auto"/>
        <w:left w:val="none" w:sz="0" w:space="0" w:color="auto"/>
        <w:bottom w:val="none" w:sz="0" w:space="0" w:color="auto"/>
        <w:right w:val="none" w:sz="0" w:space="0" w:color="auto"/>
      </w:divBdr>
    </w:div>
    <w:div w:id="655450519">
      <w:marLeft w:val="0"/>
      <w:marRight w:val="0"/>
      <w:marTop w:val="0"/>
      <w:marBottom w:val="0"/>
      <w:divBdr>
        <w:top w:val="none" w:sz="0" w:space="0" w:color="auto"/>
        <w:left w:val="none" w:sz="0" w:space="0" w:color="auto"/>
        <w:bottom w:val="none" w:sz="0" w:space="0" w:color="auto"/>
        <w:right w:val="none" w:sz="0" w:space="0" w:color="auto"/>
      </w:divBdr>
    </w:div>
    <w:div w:id="656156303">
      <w:marLeft w:val="0"/>
      <w:marRight w:val="0"/>
      <w:marTop w:val="0"/>
      <w:marBottom w:val="0"/>
      <w:divBdr>
        <w:top w:val="none" w:sz="0" w:space="0" w:color="auto"/>
        <w:left w:val="none" w:sz="0" w:space="0" w:color="auto"/>
        <w:bottom w:val="none" w:sz="0" w:space="0" w:color="auto"/>
        <w:right w:val="none" w:sz="0" w:space="0" w:color="auto"/>
      </w:divBdr>
    </w:div>
    <w:div w:id="658122024">
      <w:marLeft w:val="0"/>
      <w:marRight w:val="0"/>
      <w:marTop w:val="0"/>
      <w:marBottom w:val="0"/>
      <w:divBdr>
        <w:top w:val="none" w:sz="0" w:space="0" w:color="auto"/>
        <w:left w:val="none" w:sz="0" w:space="0" w:color="auto"/>
        <w:bottom w:val="none" w:sz="0" w:space="0" w:color="auto"/>
        <w:right w:val="none" w:sz="0" w:space="0" w:color="auto"/>
      </w:divBdr>
    </w:div>
    <w:div w:id="658310439">
      <w:marLeft w:val="0"/>
      <w:marRight w:val="0"/>
      <w:marTop w:val="0"/>
      <w:marBottom w:val="0"/>
      <w:divBdr>
        <w:top w:val="none" w:sz="0" w:space="0" w:color="auto"/>
        <w:left w:val="none" w:sz="0" w:space="0" w:color="auto"/>
        <w:bottom w:val="none" w:sz="0" w:space="0" w:color="auto"/>
        <w:right w:val="none" w:sz="0" w:space="0" w:color="auto"/>
      </w:divBdr>
    </w:div>
    <w:div w:id="660815113">
      <w:marLeft w:val="0"/>
      <w:marRight w:val="0"/>
      <w:marTop w:val="0"/>
      <w:marBottom w:val="0"/>
      <w:divBdr>
        <w:top w:val="none" w:sz="0" w:space="0" w:color="auto"/>
        <w:left w:val="none" w:sz="0" w:space="0" w:color="auto"/>
        <w:bottom w:val="none" w:sz="0" w:space="0" w:color="auto"/>
        <w:right w:val="none" w:sz="0" w:space="0" w:color="auto"/>
      </w:divBdr>
    </w:div>
    <w:div w:id="660894508">
      <w:marLeft w:val="0"/>
      <w:marRight w:val="0"/>
      <w:marTop w:val="0"/>
      <w:marBottom w:val="0"/>
      <w:divBdr>
        <w:top w:val="none" w:sz="0" w:space="0" w:color="auto"/>
        <w:left w:val="none" w:sz="0" w:space="0" w:color="auto"/>
        <w:bottom w:val="none" w:sz="0" w:space="0" w:color="auto"/>
        <w:right w:val="none" w:sz="0" w:space="0" w:color="auto"/>
      </w:divBdr>
    </w:div>
    <w:div w:id="661352443">
      <w:marLeft w:val="0"/>
      <w:marRight w:val="0"/>
      <w:marTop w:val="0"/>
      <w:marBottom w:val="0"/>
      <w:divBdr>
        <w:top w:val="none" w:sz="0" w:space="0" w:color="auto"/>
        <w:left w:val="none" w:sz="0" w:space="0" w:color="auto"/>
        <w:bottom w:val="none" w:sz="0" w:space="0" w:color="auto"/>
        <w:right w:val="none" w:sz="0" w:space="0" w:color="auto"/>
      </w:divBdr>
    </w:div>
    <w:div w:id="671031417">
      <w:marLeft w:val="0"/>
      <w:marRight w:val="0"/>
      <w:marTop w:val="0"/>
      <w:marBottom w:val="0"/>
      <w:divBdr>
        <w:top w:val="none" w:sz="0" w:space="0" w:color="auto"/>
        <w:left w:val="none" w:sz="0" w:space="0" w:color="auto"/>
        <w:bottom w:val="none" w:sz="0" w:space="0" w:color="auto"/>
        <w:right w:val="none" w:sz="0" w:space="0" w:color="auto"/>
      </w:divBdr>
    </w:div>
    <w:div w:id="671495731">
      <w:marLeft w:val="0"/>
      <w:marRight w:val="0"/>
      <w:marTop w:val="0"/>
      <w:marBottom w:val="0"/>
      <w:divBdr>
        <w:top w:val="none" w:sz="0" w:space="0" w:color="auto"/>
        <w:left w:val="none" w:sz="0" w:space="0" w:color="auto"/>
        <w:bottom w:val="none" w:sz="0" w:space="0" w:color="auto"/>
        <w:right w:val="none" w:sz="0" w:space="0" w:color="auto"/>
      </w:divBdr>
    </w:div>
    <w:div w:id="675809079">
      <w:marLeft w:val="0"/>
      <w:marRight w:val="0"/>
      <w:marTop w:val="0"/>
      <w:marBottom w:val="0"/>
      <w:divBdr>
        <w:top w:val="none" w:sz="0" w:space="0" w:color="auto"/>
        <w:left w:val="none" w:sz="0" w:space="0" w:color="auto"/>
        <w:bottom w:val="none" w:sz="0" w:space="0" w:color="auto"/>
        <w:right w:val="none" w:sz="0" w:space="0" w:color="auto"/>
      </w:divBdr>
    </w:div>
    <w:div w:id="676999380">
      <w:marLeft w:val="0"/>
      <w:marRight w:val="0"/>
      <w:marTop w:val="0"/>
      <w:marBottom w:val="0"/>
      <w:divBdr>
        <w:top w:val="none" w:sz="0" w:space="0" w:color="auto"/>
        <w:left w:val="none" w:sz="0" w:space="0" w:color="auto"/>
        <w:bottom w:val="none" w:sz="0" w:space="0" w:color="auto"/>
        <w:right w:val="none" w:sz="0" w:space="0" w:color="auto"/>
      </w:divBdr>
    </w:div>
    <w:div w:id="679354102">
      <w:marLeft w:val="0"/>
      <w:marRight w:val="0"/>
      <w:marTop w:val="0"/>
      <w:marBottom w:val="0"/>
      <w:divBdr>
        <w:top w:val="none" w:sz="0" w:space="0" w:color="auto"/>
        <w:left w:val="none" w:sz="0" w:space="0" w:color="auto"/>
        <w:bottom w:val="none" w:sz="0" w:space="0" w:color="auto"/>
        <w:right w:val="none" w:sz="0" w:space="0" w:color="auto"/>
      </w:divBdr>
    </w:div>
    <w:div w:id="680937105">
      <w:marLeft w:val="0"/>
      <w:marRight w:val="0"/>
      <w:marTop w:val="0"/>
      <w:marBottom w:val="0"/>
      <w:divBdr>
        <w:top w:val="none" w:sz="0" w:space="0" w:color="auto"/>
        <w:left w:val="none" w:sz="0" w:space="0" w:color="auto"/>
        <w:bottom w:val="none" w:sz="0" w:space="0" w:color="auto"/>
        <w:right w:val="none" w:sz="0" w:space="0" w:color="auto"/>
      </w:divBdr>
    </w:div>
    <w:div w:id="686828963">
      <w:marLeft w:val="0"/>
      <w:marRight w:val="0"/>
      <w:marTop w:val="0"/>
      <w:marBottom w:val="0"/>
      <w:divBdr>
        <w:top w:val="none" w:sz="0" w:space="0" w:color="auto"/>
        <w:left w:val="none" w:sz="0" w:space="0" w:color="auto"/>
        <w:bottom w:val="none" w:sz="0" w:space="0" w:color="auto"/>
        <w:right w:val="none" w:sz="0" w:space="0" w:color="auto"/>
      </w:divBdr>
    </w:div>
    <w:div w:id="692658439">
      <w:marLeft w:val="0"/>
      <w:marRight w:val="0"/>
      <w:marTop w:val="0"/>
      <w:marBottom w:val="0"/>
      <w:divBdr>
        <w:top w:val="none" w:sz="0" w:space="0" w:color="auto"/>
        <w:left w:val="none" w:sz="0" w:space="0" w:color="auto"/>
        <w:bottom w:val="none" w:sz="0" w:space="0" w:color="auto"/>
        <w:right w:val="none" w:sz="0" w:space="0" w:color="auto"/>
      </w:divBdr>
    </w:div>
    <w:div w:id="693961071">
      <w:marLeft w:val="0"/>
      <w:marRight w:val="0"/>
      <w:marTop w:val="0"/>
      <w:marBottom w:val="0"/>
      <w:divBdr>
        <w:top w:val="none" w:sz="0" w:space="0" w:color="auto"/>
        <w:left w:val="none" w:sz="0" w:space="0" w:color="auto"/>
        <w:bottom w:val="none" w:sz="0" w:space="0" w:color="auto"/>
        <w:right w:val="none" w:sz="0" w:space="0" w:color="auto"/>
      </w:divBdr>
    </w:div>
    <w:div w:id="702172450">
      <w:marLeft w:val="0"/>
      <w:marRight w:val="0"/>
      <w:marTop w:val="0"/>
      <w:marBottom w:val="0"/>
      <w:divBdr>
        <w:top w:val="none" w:sz="0" w:space="0" w:color="auto"/>
        <w:left w:val="none" w:sz="0" w:space="0" w:color="auto"/>
        <w:bottom w:val="none" w:sz="0" w:space="0" w:color="auto"/>
        <w:right w:val="none" w:sz="0" w:space="0" w:color="auto"/>
      </w:divBdr>
    </w:div>
    <w:div w:id="705063619">
      <w:marLeft w:val="0"/>
      <w:marRight w:val="0"/>
      <w:marTop w:val="0"/>
      <w:marBottom w:val="0"/>
      <w:divBdr>
        <w:top w:val="none" w:sz="0" w:space="0" w:color="auto"/>
        <w:left w:val="none" w:sz="0" w:space="0" w:color="auto"/>
        <w:bottom w:val="none" w:sz="0" w:space="0" w:color="auto"/>
        <w:right w:val="none" w:sz="0" w:space="0" w:color="auto"/>
      </w:divBdr>
    </w:div>
    <w:div w:id="705566168">
      <w:marLeft w:val="0"/>
      <w:marRight w:val="0"/>
      <w:marTop w:val="0"/>
      <w:marBottom w:val="0"/>
      <w:divBdr>
        <w:top w:val="none" w:sz="0" w:space="0" w:color="auto"/>
        <w:left w:val="none" w:sz="0" w:space="0" w:color="auto"/>
        <w:bottom w:val="none" w:sz="0" w:space="0" w:color="auto"/>
        <w:right w:val="none" w:sz="0" w:space="0" w:color="auto"/>
      </w:divBdr>
    </w:div>
    <w:div w:id="708916767">
      <w:marLeft w:val="0"/>
      <w:marRight w:val="0"/>
      <w:marTop w:val="0"/>
      <w:marBottom w:val="0"/>
      <w:divBdr>
        <w:top w:val="none" w:sz="0" w:space="0" w:color="auto"/>
        <w:left w:val="none" w:sz="0" w:space="0" w:color="auto"/>
        <w:bottom w:val="none" w:sz="0" w:space="0" w:color="auto"/>
        <w:right w:val="none" w:sz="0" w:space="0" w:color="auto"/>
      </w:divBdr>
    </w:div>
    <w:div w:id="710150006">
      <w:marLeft w:val="0"/>
      <w:marRight w:val="0"/>
      <w:marTop w:val="0"/>
      <w:marBottom w:val="0"/>
      <w:divBdr>
        <w:top w:val="none" w:sz="0" w:space="0" w:color="auto"/>
        <w:left w:val="none" w:sz="0" w:space="0" w:color="auto"/>
        <w:bottom w:val="none" w:sz="0" w:space="0" w:color="auto"/>
        <w:right w:val="none" w:sz="0" w:space="0" w:color="auto"/>
      </w:divBdr>
    </w:div>
    <w:div w:id="711419146">
      <w:marLeft w:val="0"/>
      <w:marRight w:val="0"/>
      <w:marTop w:val="0"/>
      <w:marBottom w:val="0"/>
      <w:divBdr>
        <w:top w:val="none" w:sz="0" w:space="0" w:color="auto"/>
        <w:left w:val="none" w:sz="0" w:space="0" w:color="auto"/>
        <w:bottom w:val="none" w:sz="0" w:space="0" w:color="auto"/>
        <w:right w:val="none" w:sz="0" w:space="0" w:color="auto"/>
      </w:divBdr>
    </w:div>
    <w:div w:id="715355589">
      <w:marLeft w:val="0"/>
      <w:marRight w:val="0"/>
      <w:marTop w:val="0"/>
      <w:marBottom w:val="0"/>
      <w:divBdr>
        <w:top w:val="none" w:sz="0" w:space="0" w:color="auto"/>
        <w:left w:val="none" w:sz="0" w:space="0" w:color="auto"/>
        <w:bottom w:val="none" w:sz="0" w:space="0" w:color="auto"/>
        <w:right w:val="none" w:sz="0" w:space="0" w:color="auto"/>
      </w:divBdr>
    </w:div>
    <w:div w:id="718549633">
      <w:marLeft w:val="0"/>
      <w:marRight w:val="0"/>
      <w:marTop w:val="0"/>
      <w:marBottom w:val="0"/>
      <w:divBdr>
        <w:top w:val="none" w:sz="0" w:space="0" w:color="auto"/>
        <w:left w:val="none" w:sz="0" w:space="0" w:color="auto"/>
        <w:bottom w:val="none" w:sz="0" w:space="0" w:color="auto"/>
        <w:right w:val="none" w:sz="0" w:space="0" w:color="auto"/>
      </w:divBdr>
    </w:div>
    <w:div w:id="719667507">
      <w:marLeft w:val="0"/>
      <w:marRight w:val="0"/>
      <w:marTop w:val="0"/>
      <w:marBottom w:val="0"/>
      <w:divBdr>
        <w:top w:val="none" w:sz="0" w:space="0" w:color="auto"/>
        <w:left w:val="none" w:sz="0" w:space="0" w:color="auto"/>
        <w:bottom w:val="none" w:sz="0" w:space="0" w:color="auto"/>
        <w:right w:val="none" w:sz="0" w:space="0" w:color="auto"/>
      </w:divBdr>
    </w:div>
    <w:div w:id="719786714">
      <w:marLeft w:val="0"/>
      <w:marRight w:val="0"/>
      <w:marTop w:val="0"/>
      <w:marBottom w:val="0"/>
      <w:divBdr>
        <w:top w:val="none" w:sz="0" w:space="0" w:color="auto"/>
        <w:left w:val="none" w:sz="0" w:space="0" w:color="auto"/>
        <w:bottom w:val="none" w:sz="0" w:space="0" w:color="auto"/>
        <w:right w:val="none" w:sz="0" w:space="0" w:color="auto"/>
      </w:divBdr>
    </w:div>
    <w:div w:id="720709383">
      <w:marLeft w:val="0"/>
      <w:marRight w:val="0"/>
      <w:marTop w:val="0"/>
      <w:marBottom w:val="0"/>
      <w:divBdr>
        <w:top w:val="none" w:sz="0" w:space="0" w:color="auto"/>
        <w:left w:val="none" w:sz="0" w:space="0" w:color="auto"/>
        <w:bottom w:val="none" w:sz="0" w:space="0" w:color="auto"/>
        <w:right w:val="none" w:sz="0" w:space="0" w:color="auto"/>
      </w:divBdr>
    </w:div>
    <w:div w:id="722484601">
      <w:marLeft w:val="0"/>
      <w:marRight w:val="0"/>
      <w:marTop w:val="0"/>
      <w:marBottom w:val="0"/>
      <w:divBdr>
        <w:top w:val="none" w:sz="0" w:space="0" w:color="auto"/>
        <w:left w:val="none" w:sz="0" w:space="0" w:color="auto"/>
        <w:bottom w:val="none" w:sz="0" w:space="0" w:color="auto"/>
        <w:right w:val="none" w:sz="0" w:space="0" w:color="auto"/>
      </w:divBdr>
    </w:div>
    <w:div w:id="722677691">
      <w:marLeft w:val="0"/>
      <w:marRight w:val="0"/>
      <w:marTop w:val="0"/>
      <w:marBottom w:val="0"/>
      <w:divBdr>
        <w:top w:val="none" w:sz="0" w:space="0" w:color="auto"/>
        <w:left w:val="none" w:sz="0" w:space="0" w:color="auto"/>
        <w:bottom w:val="none" w:sz="0" w:space="0" w:color="auto"/>
        <w:right w:val="none" w:sz="0" w:space="0" w:color="auto"/>
      </w:divBdr>
    </w:div>
    <w:div w:id="724523572">
      <w:marLeft w:val="0"/>
      <w:marRight w:val="0"/>
      <w:marTop w:val="0"/>
      <w:marBottom w:val="0"/>
      <w:divBdr>
        <w:top w:val="none" w:sz="0" w:space="0" w:color="auto"/>
        <w:left w:val="none" w:sz="0" w:space="0" w:color="auto"/>
        <w:bottom w:val="none" w:sz="0" w:space="0" w:color="auto"/>
        <w:right w:val="none" w:sz="0" w:space="0" w:color="auto"/>
      </w:divBdr>
    </w:div>
    <w:div w:id="727655306">
      <w:marLeft w:val="0"/>
      <w:marRight w:val="0"/>
      <w:marTop w:val="0"/>
      <w:marBottom w:val="0"/>
      <w:divBdr>
        <w:top w:val="none" w:sz="0" w:space="0" w:color="auto"/>
        <w:left w:val="none" w:sz="0" w:space="0" w:color="auto"/>
        <w:bottom w:val="none" w:sz="0" w:space="0" w:color="auto"/>
        <w:right w:val="none" w:sz="0" w:space="0" w:color="auto"/>
      </w:divBdr>
    </w:div>
    <w:div w:id="737480400">
      <w:marLeft w:val="0"/>
      <w:marRight w:val="0"/>
      <w:marTop w:val="0"/>
      <w:marBottom w:val="0"/>
      <w:divBdr>
        <w:top w:val="none" w:sz="0" w:space="0" w:color="auto"/>
        <w:left w:val="none" w:sz="0" w:space="0" w:color="auto"/>
        <w:bottom w:val="none" w:sz="0" w:space="0" w:color="auto"/>
        <w:right w:val="none" w:sz="0" w:space="0" w:color="auto"/>
      </w:divBdr>
    </w:div>
    <w:div w:id="737556744">
      <w:marLeft w:val="0"/>
      <w:marRight w:val="0"/>
      <w:marTop w:val="0"/>
      <w:marBottom w:val="0"/>
      <w:divBdr>
        <w:top w:val="none" w:sz="0" w:space="0" w:color="auto"/>
        <w:left w:val="none" w:sz="0" w:space="0" w:color="auto"/>
        <w:bottom w:val="none" w:sz="0" w:space="0" w:color="auto"/>
        <w:right w:val="none" w:sz="0" w:space="0" w:color="auto"/>
      </w:divBdr>
    </w:div>
    <w:div w:id="737870415">
      <w:marLeft w:val="0"/>
      <w:marRight w:val="0"/>
      <w:marTop w:val="0"/>
      <w:marBottom w:val="0"/>
      <w:divBdr>
        <w:top w:val="none" w:sz="0" w:space="0" w:color="auto"/>
        <w:left w:val="none" w:sz="0" w:space="0" w:color="auto"/>
        <w:bottom w:val="none" w:sz="0" w:space="0" w:color="auto"/>
        <w:right w:val="none" w:sz="0" w:space="0" w:color="auto"/>
      </w:divBdr>
    </w:div>
    <w:div w:id="738401869">
      <w:marLeft w:val="0"/>
      <w:marRight w:val="0"/>
      <w:marTop w:val="0"/>
      <w:marBottom w:val="0"/>
      <w:divBdr>
        <w:top w:val="none" w:sz="0" w:space="0" w:color="auto"/>
        <w:left w:val="none" w:sz="0" w:space="0" w:color="auto"/>
        <w:bottom w:val="none" w:sz="0" w:space="0" w:color="auto"/>
        <w:right w:val="none" w:sz="0" w:space="0" w:color="auto"/>
      </w:divBdr>
    </w:div>
    <w:div w:id="740711111">
      <w:marLeft w:val="0"/>
      <w:marRight w:val="0"/>
      <w:marTop w:val="0"/>
      <w:marBottom w:val="0"/>
      <w:divBdr>
        <w:top w:val="none" w:sz="0" w:space="0" w:color="auto"/>
        <w:left w:val="none" w:sz="0" w:space="0" w:color="auto"/>
        <w:bottom w:val="none" w:sz="0" w:space="0" w:color="auto"/>
        <w:right w:val="none" w:sz="0" w:space="0" w:color="auto"/>
      </w:divBdr>
    </w:div>
    <w:div w:id="741029608">
      <w:marLeft w:val="0"/>
      <w:marRight w:val="0"/>
      <w:marTop w:val="0"/>
      <w:marBottom w:val="0"/>
      <w:divBdr>
        <w:top w:val="none" w:sz="0" w:space="0" w:color="auto"/>
        <w:left w:val="none" w:sz="0" w:space="0" w:color="auto"/>
        <w:bottom w:val="none" w:sz="0" w:space="0" w:color="auto"/>
        <w:right w:val="none" w:sz="0" w:space="0" w:color="auto"/>
      </w:divBdr>
    </w:div>
    <w:div w:id="741637682">
      <w:marLeft w:val="0"/>
      <w:marRight w:val="0"/>
      <w:marTop w:val="0"/>
      <w:marBottom w:val="0"/>
      <w:divBdr>
        <w:top w:val="none" w:sz="0" w:space="0" w:color="auto"/>
        <w:left w:val="none" w:sz="0" w:space="0" w:color="auto"/>
        <w:bottom w:val="none" w:sz="0" w:space="0" w:color="auto"/>
        <w:right w:val="none" w:sz="0" w:space="0" w:color="auto"/>
      </w:divBdr>
    </w:div>
    <w:div w:id="745152911">
      <w:marLeft w:val="0"/>
      <w:marRight w:val="0"/>
      <w:marTop w:val="0"/>
      <w:marBottom w:val="0"/>
      <w:divBdr>
        <w:top w:val="none" w:sz="0" w:space="0" w:color="auto"/>
        <w:left w:val="none" w:sz="0" w:space="0" w:color="auto"/>
        <w:bottom w:val="none" w:sz="0" w:space="0" w:color="auto"/>
        <w:right w:val="none" w:sz="0" w:space="0" w:color="auto"/>
      </w:divBdr>
    </w:div>
    <w:div w:id="745960671">
      <w:marLeft w:val="0"/>
      <w:marRight w:val="0"/>
      <w:marTop w:val="0"/>
      <w:marBottom w:val="0"/>
      <w:divBdr>
        <w:top w:val="none" w:sz="0" w:space="0" w:color="auto"/>
        <w:left w:val="none" w:sz="0" w:space="0" w:color="auto"/>
        <w:bottom w:val="none" w:sz="0" w:space="0" w:color="auto"/>
        <w:right w:val="none" w:sz="0" w:space="0" w:color="auto"/>
      </w:divBdr>
    </w:div>
    <w:div w:id="747969266">
      <w:marLeft w:val="0"/>
      <w:marRight w:val="0"/>
      <w:marTop w:val="0"/>
      <w:marBottom w:val="0"/>
      <w:divBdr>
        <w:top w:val="none" w:sz="0" w:space="0" w:color="auto"/>
        <w:left w:val="none" w:sz="0" w:space="0" w:color="auto"/>
        <w:bottom w:val="none" w:sz="0" w:space="0" w:color="auto"/>
        <w:right w:val="none" w:sz="0" w:space="0" w:color="auto"/>
      </w:divBdr>
    </w:div>
    <w:div w:id="750934188">
      <w:marLeft w:val="0"/>
      <w:marRight w:val="0"/>
      <w:marTop w:val="0"/>
      <w:marBottom w:val="0"/>
      <w:divBdr>
        <w:top w:val="none" w:sz="0" w:space="0" w:color="auto"/>
        <w:left w:val="none" w:sz="0" w:space="0" w:color="auto"/>
        <w:bottom w:val="none" w:sz="0" w:space="0" w:color="auto"/>
        <w:right w:val="none" w:sz="0" w:space="0" w:color="auto"/>
      </w:divBdr>
    </w:div>
    <w:div w:id="751706447">
      <w:marLeft w:val="0"/>
      <w:marRight w:val="0"/>
      <w:marTop w:val="0"/>
      <w:marBottom w:val="0"/>
      <w:divBdr>
        <w:top w:val="none" w:sz="0" w:space="0" w:color="auto"/>
        <w:left w:val="none" w:sz="0" w:space="0" w:color="auto"/>
        <w:bottom w:val="none" w:sz="0" w:space="0" w:color="auto"/>
        <w:right w:val="none" w:sz="0" w:space="0" w:color="auto"/>
      </w:divBdr>
    </w:div>
    <w:div w:id="753936064">
      <w:marLeft w:val="0"/>
      <w:marRight w:val="0"/>
      <w:marTop w:val="0"/>
      <w:marBottom w:val="0"/>
      <w:divBdr>
        <w:top w:val="none" w:sz="0" w:space="0" w:color="auto"/>
        <w:left w:val="none" w:sz="0" w:space="0" w:color="auto"/>
        <w:bottom w:val="none" w:sz="0" w:space="0" w:color="auto"/>
        <w:right w:val="none" w:sz="0" w:space="0" w:color="auto"/>
      </w:divBdr>
    </w:div>
    <w:div w:id="755905629">
      <w:marLeft w:val="0"/>
      <w:marRight w:val="0"/>
      <w:marTop w:val="0"/>
      <w:marBottom w:val="0"/>
      <w:divBdr>
        <w:top w:val="none" w:sz="0" w:space="0" w:color="auto"/>
        <w:left w:val="none" w:sz="0" w:space="0" w:color="auto"/>
        <w:bottom w:val="none" w:sz="0" w:space="0" w:color="auto"/>
        <w:right w:val="none" w:sz="0" w:space="0" w:color="auto"/>
      </w:divBdr>
    </w:div>
    <w:div w:id="756679736">
      <w:marLeft w:val="0"/>
      <w:marRight w:val="0"/>
      <w:marTop w:val="0"/>
      <w:marBottom w:val="0"/>
      <w:divBdr>
        <w:top w:val="none" w:sz="0" w:space="0" w:color="auto"/>
        <w:left w:val="none" w:sz="0" w:space="0" w:color="auto"/>
        <w:bottom w:val="none" w:sz="0" w:space="0" w:color="auto"/>
        <w:right w:val="none" w:sz="0" w:space="0" w:color="auto"/>
      </w:divBdr>
    </w:div>
    <w:div w:id="757213659">
      <w:marLeft w:val="0"/>
      <w:marRight w:val="0"/>
      <w:marTop w:val="0"/>
      <w:marBottom w:val="0"/>
      <w:divBdr>
        <w:top w:val="none" w:sz="0" w:space="0" w:color="auto"/>
        <w:left w:val="none" w:sz="0" w:space="0" w:color="auto"/>
        <w:bottom w:val="none" w:sz="0" w:space="0" w:color="auto"/>
        <w:right w:val="none" w:sz="0" w:space="0" w:color="auto"/>
      </w:divBdr>
    </w:div>
    <w:div w:id="767501187">
      <w:marLeft w:val="0"/>
      <w:marRight w:val="0"/>
      <w:marTop w:val="0"/>
      <w:marBottom w:val="0"/>
      <w:divBdr>
        <w:top w:val="none" w:sz="0" w:space="0" w:color="auto"/>
        <w:left w:val="none" w:sz="0" w:space="0" w:color="auto"/>
        <w:bottom w:val="none" w:sz="0" w:space="0" w:color="auto"/>
        <w:right w:val="none" w:sz="0" w:space="0" w:color="auto"/>
      </w:divBdr>
    </w:div>
    <w:div w:id="768282351">
      <w:marLeft w:val="0"/>
      <w:marRight w:val="0"/>
      <w:marTop w:val="0"/>
      <w:marBottom w:val="0"/>
      <w:divBdr>
        <w:top w:val="none" w:sz="0" w:space="0" w:color="auto"/>
        <w:left w:val="none" w:sz="0" w:space="0" w:color="auto"/>
        <w:bottom w:val="none" w:sz="0" w:space="0" w:color="auto"/>
        <w:right w:val="none" w:sz="0" w:space="0" w:color="auto"/>
      </w:divBdr>
    </w:div>
    <w:div w:id="769738070">
      <w:marLeft w:val="0"/>
      <w:marRight w:val="0"/>
      <w:marTop w:val="0"/>
      <w:marBottom w:val="0"/>
      <w:divBdr>
        <w:top w:val="none" w:sz="0" w:space="0" w:color="auto"/>
        <w:left w:val="none" w:sz="0" w:space="0" w:color="auto"/>
        <w:bottom w:val="none" w:sz="0" w:space="0" w:color="auto"/>
        <w:right w:val="none" w:sz="0" w:space="0" w:color="auto"/>
      </w:divBdr>
    </w:div>
    <w:div w:id="784037152">
      <w:marLeft w:val="0"/>
      <w:marRight w:val="0"/>
      <w:marTop w:val="0"/>
      <w:marBottom w:val="0"/>
      <w:divBdr>
        <w:top w:val="none" w:sz="0" w:space="0" w:color="auto"/>
        <w:left w:val="none" w:sz="0" w:space="0" w:color="auto"/>
        <w:bottom w:val="none" w:sz="0" w:space="0" w:color="auto"/>
        <w:right w:val="none" w:sz="0" w:space="0" w:color="auto"/>
      </w:divBdr>
    </w:div>
    <w:div w:id="784933064">
      <w:marLeft w:val="0"/>
      <w:marRight w:val="0"/>
      <w:marTop w:val="0"/>
      <w:marBottom w:val="0"/>
      <w:divBdr>
        <w:top w:val="none" w:sz="0" w:space="0" w:color="auto"/>
        <w:left w:val="none" w:sz="0" w:space="0" w:color="auto"/>
        <w:bottom w:val="none" w:sz="0" w:space="0" w:color="auto"/>
        <w:right w:val="none" w:sz="0" w:space="0" w:color="auto"/>
      </w:divBdr>
    </w:div>
    <w:div w:id="786893566">
      <w:marLeft w:val="0"/>
      <w:marRight w:val="0"/>
      <w:marTop w:val="0"/>
      <w:marBottom w:val="0"/>
      <w:divBdr>
        <w:top w:val="none" w:sz="0" w:space="0" w:color="auto"/>
        <w:left w:val="none" w:sz="0" w:space="0" w:color="auto"/>
        <w:bottom w:val="none" w:sz="0" w:space="0" w:color="auto"/>
        <w:right w:val="none" w:sz="0" w:space="0" w:color="auto"/>
      </w:divBdr>
    </w:div>
    <w:div w:id="789470252">
      <w:marLeft w:val="0"/>
      <w:marRight w:val="0"/>
      <w:marTop w:val="0"/>
      <w:marBottom w:val="0"/>
      <w:divBdr>
        <w:top w:val="none" w:sz="0" w:space="0" w:color="auto"/>
        <w:left w:val="none" w:sz="0" w:space="0" w:color="auto"/>
        <w:bottom w:val="none" w:sz="0" w:space="0" w:color="auto"/>
        <w:right w:val="none" w:sz="0" w:space="0" w:color="auto"/>
      </w:divBdr>
    </w:div>
    <w:div w:id="792989994">
      <w:marLeft w:val="0"/>
      <w:marRight w:val="0"/>
      <w:marTop w:val="0"/>
      <w:marBottom w:val="0"/>
      <w:divBdr>
        <w:top w:val="none" w:sz="0" w:space="0" w:color="auto"/>
        <w:left w:val="none" w:sz="0" w:space="0" w:color="auto"/>
        <w:bottom w:val="none" w:sz="0" w:space="0" w:color="auto"/>
        <w:right w:val="none" w:sz="0" w:space="0" w:color="auto"/>
      </w:divBdr>
    </w:div>
    <w:div w:id="793327933">
      <w:marLeft w:val="0"/>
      <w:marRight w:val="0"/>
      <w:marTop w:val="0"/>
      <w:marBottom w:val="0"/>
      <w:divBdr>
        <w:top w:val="none" w:sz="0" w:space="0" w:color="auto"/>
        <w:left w:val="none" w:sz="0" w:space="0" w:color="auto"/>
        <w:bottom w:val="none" w:sz="0" w:space="0" w:color="auto"/>
        <w:right w:val="none" w:sz="0" w:space="0" w:color="auto"/>
      </w:divBdr>
    </w:div>
    <w:div w:id="800919647">
      <w:marLeft w:val="0"/>
      <w:marRight w:val="0"/>
      <w:marTop w:val="0"/>
      <w:marBottom w:val="0"/>
      <w:divBdr>
        <w:top w:val="none" w:sz="0" w:space="0" w:color="auto"/>
        <w:left w:val="none" w:sz="0" w:space="0" w:color="auto"/>
        <w:bottom w:val="none" w:sz="0" w:space="0" w:color="auto"/>
        <w:right w:val="none" w:sz="0" w:space="0" w:color="auto"/>
      </w:divBdr>
    </w:div>
    <w:div w:id="808936944">
      <w:marLeft w:val="0"/>
      <w:marRight w:val="0"/>
      <w:marTop w:val="0"/>
      <w:marBottom w:val="0"/>
      <w:divBdr>
        <w:top w:val="none" w:sz="0" w:space="0" w:color="auto"/>
        <w:left w:val="none" w:sz="0" w:space="0" w:color="auto"/>
        <w:bottom w:val="none" w:sz="0" w:space="0" w:color="auto"/>
        <w:right w:val="none" w:sz="0" w:space="0" w:color="auto"/>
      </w:divBdr>
    </w:div>
    <w:div w:id="816649559">
      <w:marLeft w:val="0"/>
      <w:marRight w:val="0"/>
      <w:marTop w:val="0"/>
      <w:marBottom w:val="0"/>
      <w:divBdr>
        <w:top w:val="none" w:sz="0" w:space="0" w:color="auto"/>
        <w:left w:val="none" w:sz="0" w:space="0" w:color="auto"/>
        <w:bottom w:val="none" w:sz="0" w:space="0" w:color="auto"/>
        <w:right w:val="none" w:sz="0" w:space="0" w:color="auto"/>
      </w:divBdr>
    </w:div>
    <w:div w:id="816654418">
      <w:marLeft w:val="0"/>
      <w:marRight w:val="0"/>
      <w:marTop w:val="0"/>
      <w:marBottom w:val="0"/>
      <w:divBdr>
        <w:top w:val="none" w:sz="0" w:space="0" w:color="auto"/>
        <w:left w:val="none" w:sz="0" w:space="0" w:color="auto"/>
        <w:bottom w:val="none" w:sz="0" w:space="0" w:color="auto"/>
        <w:right w:val="none" w:sz="0" w:space="0" w:color="auto"/>
      </w:divBdr>
    </w:div>
    <w:div w:id="819464440">
      <w:marLeft w:val="0"/>
      <w:marRight w:val="0"/>
      <w:marTop w:val="0"/>
      <w:marBottom w:val="0"/>
      <w:divBdr>
        <w:top w:val="none" w:sz="0" w:space="0" w:color="auto"/>
        <w:left w:val="none" w:sz="0" w:space="0" w:color="auto"/>
        <w:bottom w:val="none" w:sz="0" w:space="0" w:color="auto"/>
        <w:right w:val="none" w:sz="0" w:space="0" w:color="auto"/>
      </w:divBdr>
    </w:div>
    <w:div w:id="820343651">
      <w:marLeft w:val="0"/>
      <w:marRight w:val="0"/>
      <w:marTop w:val="0"/>
      <w:marBottom w:val="0"/>
      <w:divBdr>
        <w:top w:val="none" w:sz="0" w:space="0" w:color="auto"/>
        <w:left w:val="none" w:sz="0" w:space="0" w:color="auto"/>
        <w:bottom w:val="none" w:sz="0" w:space="0" w:color="auto"/>
        <w:right w:val="none" w:sz="0" w:space="0" w:color="auto"/>
      </w:divBdr>
    </w:div>
    <w:div w:id="825316830">
      <w:marLeft w:val="0"/>
      <w:marRight w:val="0"/>
      <w:marTop w:val="0"/>
      <w:marBottom w:val="0"/>
      <w:divBdr>
        <w:top w:val="none" w:sz="0" w:space="0" w:color="auto"/>
        <w:left w:val="none" w:sz="0" w:space="0" w:color="auto"/>
        <w:bottom w:val="none" w:sz="0" w:space="0" w:color="auto"/>
        <w:right w:val="none" w:sz="0" w:space="0" w:color="auto"/>
      </w:divBdr>
    </w:div>
    <w:div w:id="825516568">
      <w:marLeft w:val="0"/>
      <w:marRight w:val="0"/>
      <w:marTop w:val="0"/>
      <w:marBottom w:val="0"/>
      <w:divBdr>
        <w:top w:val="none" w:sz="0" w:space="0" w:color="auto"/>
        <w:left w:val="none" w:sz="0" w:space="0" w:color="auto"/>
        <w:bottom w:val="none" w:sz="0" w:space="0" w:color="auto"/>
        <w:right w:val="none" w:sz="0" w:space="0" w:color="auto"/>
      </w:divBdr>
    </w:div>
    <w:div w:id="826093960">
      <w:marLeft w:val="0"/>
      <w:marRight w:val="0"/>
      <w:marTop w:val="0"/>
      <w:marBottom w:val="0"/>
      <w:divBdr>
        <w:top w:val="none" w:sz="0" w:space="0" w:color="auto"/>
        <w:left w:val="none" w:sz="0" w:space="0" w:color="auto"/>
        <w:bottom w:val="none" w:sz="0" w:space="0" w:color="auto"/>
        <w:right w:val="none" w:sz="0" w:space="0" w:color="auto"/>
      </w:divBdr>
    </w:div>
    <w:div w:id="827289906">
      <w:marLeft w:val="0"/>
      <w:marRight w:val="0"/>
      <w:marTop w:val="0"/>
      <w:marBottom w:val="0"/>
      <w:divBdr>
        <w:top w:val="none" w:sz="0" w:space="0" w:color="auto"/>
        <w:left w:val="none" w:sz="0" w:space="0" w:color="auto"/>
        <w:bottom w:val="none" w:sz="0" w:space="0" w:color="auto"/>
        <w:right w:val="none" w:sz="0" w:space="0" w:color="auto"/>
      </w:divBdr>
    </w:div>
    <w:div w:id="832335527">
      <w:marLeft w:val="0"/>
      <w:marRight w:val="0"/>
      <w:marTop w:val="0"/>
      <w:marBottom w:val="0"/>
      <w:divBdr>
        <w:top w:val="none" w:sz="0" w:space="0" w:color="auto"/>
        <w:left w:val="none" w:sz="0" w:space="0" w:color="auto"/>
        <w:bottom w:val="none" w:sz="0" w:space="0" w:color="auto"/>
        <w:right w:val="none" w:sz="0" w:space="0" w:color="auto"/>
      </w:divBdr>
    </w:div>
    <w:div w:id="837698175">
      <w:marLeft w:val="0"/>
      <w:marRight w:val="0"/>
      <w:marTop w:val="0"/>
      <w:marBottom w:val="0"/>
      <w:divBdr>
        <w:top w:val="none" w:sz="0" w:space="0" w:color="auto"/>
        <w:left w:val="none" w:sz="0" w:space="0" w:color="auto"/>
        <w:bottom w:val="none" w:sz="0" w:space="0" w:color="auto"/>
        <w:right w:val="none" w:sz="0" w:space="0" w:color="auto"/>
      </w:divBdr>
    </w:div>
    <w:div w:id="837965925">
      <w:marLeft w:val="0"/>
      <w:marRight w:val="0"/>
      <w:marTop w:val="0"/>
      <w:marBottom w:val="0"/>
      <w:divBdr>
        <w:top w:val="none" w:sz="0" w:space="0" w:color="auto"/>
        <w:left w:val="none" w:sz="0" w:space="0" w:color="auto"/>
        <w:bottom w:val="none" w:sz="0" w:space="0" w:color="auto"/>
        <w:right w:val="none" w:sz="0" w:space="0" w:color="auto"/>
      </w:divBdr>
    </w:div>
    <w:div w:id="838157328">
      <w:marLeft w:val="0"/>
      <w:marRight w:val="0"/>
      <w:marTop w:val="0"/>
      <w:marBottom w:val="0"/>
      <w:divBdr>
        <w:top w:val="none" w:sz="0" w:space="0" w:color="auto"/>
        <w:left w:val="none" w:sz="0" w:space="0" w:color="auto"/>
        <w:bottom w:val="none" w:sz="0" w:space="0" w:color="auto"/>
        <w:right w:val="none" w:sz="0" w:space="0" w:color="auto"/>
      </w:divBdr>
    </w:div>
    <w:div w:id="841089447">
      <w:marLeft w:val="0"/>
      <w:marRight w:val="0"/>
      <w:marTop w:val="0"/>
      <w:marBottom w:val="0"/>
      <w:divBdr>
        <w:top w:val="none" w:sz="0" w:space="0" w:color="auto"/>
        <w:left w:val="none" w:sz="0" w:space="0" w:color="auto"/>
        <w:bottom w:val="none" w:sz="0" w:space="0" w:color="auto"/>
        <w:right w:val="none" w:sz="0" w:space="0" w:color="auto"/>
      </w:divBdr>
    </w:div>
    <w:div w:id="843084189">
      <w:marLeft w:val="0"/>
      <w:marRight w:val="0"/>
      <w:marTop w:val="0"/>
      <w:marBottom w:val="0"/>
      <w:divBdr>
        <w:top w:val="none" w:sz="0" w:space="0" w:color="auto"/>
        <w:left w:val="none" w:sz="0" w:space="0" w:color="auto"/>
        <w:bottom w:val="none" w:sz="0" w:space="0" w:color="auto"/>
        <w:right w:val="none" w:sz="0" w:space="0" w:color="auto"/>
      </w:divBdr>
    </w:div>
    <w:div w:id="843588429">
      <w:marLeft w:val="0"/>
      <w:marRight w:val="0"/>
      <w:marTop w:val="0"/>
      <w:marBottom w:val="0"/>
      <w:divBdr>
        <w:top w:val="none" w:sz="0" w:space="0" w:color="auto"/>
        <w:left w:val="none" w:sz="0" w:space="0" w:color="auto"/>
        <w:bottom w:val="none" w:sz="0" w:space="0" w:color="auto"/>
        <w:right w:val="none" w:sz="0" w:space="0" w:color="auto"/>
      </w:divBdr>
    </w:div>
    <w:div w:id="844317960">
      <w:marLeft w:val="0"/>
      <w:marRight w:val="0"/>
      <w:marTop w:val="0"/>
      <w:marBottom w:val="0"/>
      <w:divBdr>
        <w:top w:val="none" w:sz="0" w:space="0" w:color="auto"/>
        <w:left w:val="none" w:sz="0" w:space="0" w:color="auto"/>
        <w:bottom w:val="none" w:sz="0" w:space="0" w:color="auto"/>
        <w:right w:val="none" w:sz="0" w:space="0" w:color="auto"/>
      </w:divBdr>
    </w:div>
    <w:div w:id="846554360">
      <w:marLeft w:val="0"/>
      <w:marRight w:val="0"/>
      <w:marTop w:val="0"/>
      <w:marBottom w:val="0"/>
      <w:divBdr>
        <w:top w:val="none" w:sz="0" w:space="0" w:color="auto"/>
        <w:left w:val="none" w:sz="0" w:space="0" w:color="auto"/>
        <w:bottom w:val="none" w:sz="0" w:space="0" w:color="auto"/>
        <w:right w:val="none" w:sz="0" w:space="0" w:color="auto"/>
      </w:divBdr>
    </w:div>
    <w:div w:id="849873340">
      <w:marLeft w:val="0"/>
      <w:marRight w:val="0"/>
      <w:marTop w:val="0"/>
      <w:marBottom w:val="0"/>
      <w:divBdr>
        <w:top w:val="none" w:sz="0" w:space="0" w:color="auto"/>
        <w:left w:val="none" w:sz="0" w:space="0" w:color="auto"/>
        <w:bottom w:val="none" w:sz="0" w:space="0" w:color="auto"/>
        <w:right w:val="none" w:sz="0" w:space="0" w:color="auto"/>
      </w:divBdr>
    </w:div>
    <w:div w:id="851139203">
      <w:marLeft w:val="0"/>
      <w:marRight w:val="0"/>
      <w:marTop w:val="0"/>
      <w:marBottom w:val="0"/>
      <w:divBdr>
        <w:top w:val="none" w:sz="0" w:space="0" w:color="auto"/>
        <w:left w:val="none" w:sz="0" w:space="0" w:color="auto"/>
        <w:bottom w:val="none" w:sz="0" w:space="0" w:color="auto"/>
        <w:right w:val="none" w:sz="0" w:space="0" w:color="auto"/>
      </w:divBdr>
    </w:div>
    <w:div w:id="852645989">
      <w:marLeft w:val="0"/>
      <w:marRight w:val="0"/>
      <w:marTop w:val="0"/>
      <w:marBottom w:val="0"/>
      <w:divBdr>
        <w:top w:val="none" w:sz="0" w:space="0" w:color="auto"/>
        <w:left w:val="none" w:sz="0" w:space="0" w:color="auto"/>
        <w:bottom w:val="none" w:sz="0" w:space="0" w:color="auto"/>
        <w:right w:val="none" w:sz="0" w:space="0" w:color="auto"/>
      </w:divBdr>
    </w:div>
    <w:div w:id="857352559">
      <w:marLeft w:val="0"/>
      <w:marRight w:val="0"/>
      <w:marTop w:val="0"/>
      <w:marBottom w:val="0"/>
      <w:divBdr>
        <w:top w:val="none" w:sz="0" w:space="0" w:color="auto"/>
        <w:left w:val="none" w:sz="0" w:space="0" w:color="auto"/>
        <w:bottom w:val="none" w:sz="0" w:space="0" w:color="auto"/>
        <w:right w:val="none" w:sz="0" w:space="0" w:color="auto"/>
      </w:divBdr>
    </w:div>
    <w:div w:id="858589766">
      <w:marLeft w:val="0"/>
      <w:marRight w:val="0"/>
      <w:marTop w:val="0"/>
      <w:marBottom w:val="0"/>
      <w:divBdr>
        <w:top w:val="none" w:sz="0" w:space="0" w:color="auto"/>
        <w:left w:val="none" w:sz="0" w:space="0" w:color="auto"/>
        <w:bottom w:val="none" w:sz="0" w:space="0" w:color="auto"/>
        <w:right w:val="none" w:sz="0" w:space="0" w:color="auto"/>
      </w:divBdr>
    </w:div>
    <w:div w:id="863322678">
      <w:marLeft w:val="0"/>
      <w:marRight w:val="0"/>
      <w:marTop w:val="0"/>
      <w:marBottom w:val="0"/>
      <w:divBdr>
        <w:top w:val="none" w:sz="0" w:space="0" w:color="auto"/>
        <w:left w:val="none" w:sz="0" w:space="0" w:color="auto"/>
        <w:bottom w:val="none" w:sz="0" w:space="0" w:color="auto"/>
        <w:right w:val="none" w:sz="0" w:space="0" w:color="auto"/>
      </w:divBdr>
    </w:div>
    <w:div w:id="867180973">
      <w:marLeft w:val="0"/>
      <w:marRight w:val="0"/>
      <w:marTop w:val="0"/>
      <w:marBottom w:val="0"/>
      <w:divBdr>
        <w:top w:val="none" w:sz="0" w:space="0" w:color="auto"/>
        <w:left w:val="none" w:sz="0" w:space="0" w:color="auto"/>
        <w:bottom w:val="none" w:sz="0" w:space="0" w:color="auto"/>
        <w:right w:val="none" w:sz="0" w:space="0" w:color="auto"/>
      </w:divBdr>
    </w:div>
    <w:div w:id="868880329">
      <w:marLeft w:val="0"/>
      <w:marRight w:val="0"/>
      <w:marTop w:val="0"/>
      <w:marBottom w:val="0"/>
      <w:divBdr>
        <w:top w:val="none" w:sz="0" w:space="0" w:color="auto"/>
        <w:left w:val="none" w:sz="0" w:space="0" w:color="auto"/>
        <w:bottom w:val="none" w:sz="0" w:space="0" w:color="auto"/>
        <w:right w:val="none" w:sz="0" w:space="0" w:color="auto"/>
      </w:divBdr>
    </w:div>
    <w:div w:id="869879825">
      <w:marLeft w:val="0"/>
      <w:marRight w:val="0"/>
      <w:marTop w:val="0"/>
      <w:marBottom w:val="0"/>
      <w:divBdr>
        <w:top w:val="none" w:sz="0" w:space="0" w:color="auto"/>
        <w:left w:val="none" w:sz="0" w:space="0" w:color="auto"/>
        <w:bottom w:val="none" w:sz="0" w:space="0" w:color="auto"/>
        <w:right w:val="none" w:sz="0" w:space="0" w:color="auto"/>
      </w:divBdr>
    </w:div>
    <w:div w:id="870453248">
      <w:marLeft w:val="0"/>
      <w:marRight w:val="0"/>
      <w:marTop w:val="0"/>
      <w:marBottom w:val="0"/>
      <w:divBdr>
        <w:top w:val="none" w:sz="0" w:space="0" w:color="auto"/>
        <w:left w:val="none" w:sz="0" w:space="0" w:color="auto"/>
        <w:bottom w:val="none" w:sz="0" w:space="0" w:color="auto"/>
        <w:right w:val="none" w:sz="0" w:space="0" w:color="auto"/>
      </w:divBdr>
    </w:div>
    <w:div w:id="873931858">
      <w:marLeft w:val="0"/>
      <w:marRight w:val="0"/>
      <w:marTop w:val="0"/>
      <w:marBottom w:val="0"/>
      <w:divBdr>
        <w:top w:val="none" w:sz="0" w:space="0" w:color="auto"/>
        <w:left w:val="none" w:sz="0" w:space="0" w:color="auto"/>
        <w:bottom w:val="none" w:sz="0" w:space="0" w:color="auto"/>
        <w:right w:val="none" w:sz="0" w:space="0" w:color="auto"/>
      </w:divBdr>
    </w:div>
    <w:div w:id="874732355">
      <w:marLeft w:val="0"/>
      <w:marRight w:val="0"/>
      <w:marTop w:val="0"/>
      <w:marBottom w:val="0"/>
      <w:divBdr>
        <w:top w:val="none" w:sz="0" w:space="0" w:color="auto"/>
        <w:left w:val="none" w:sz="0" w:space="0" w:color="auto"/>
        <w:bottom w:val="none" w:sz="0" w:space="0" w:color="auto"/>
        <w:right w:val="none" w:sz="0" w:space="0" w:color="auto"/>
      </w:divBdr>
    </w:div>
    <w:div w:id="875971516">
      <w:marLeft w:val="0"/>
      <w:marRight w:val="0"/>
      <w:marTop w:val="0"/>
      <w:marBottom w:val="0"/>
      <w:divBdr>
        <w:top w:val="none" w:sz="0" w:space="0" w:color="auto"/>
        <w:left w:val="none" w:sz="0" w:space="0" w:color="auto"/>
        <w:bottom w:val="none" w:sz="0" w:space="0" w:color="auto"/>
        <w:right w:val="none" w:sz="0" w:space="0" w:color="auto"/>
      </w:divBdr>
    </w:div>
    <w:div w:id="882207034">
      <w:marLeft w:val="0"/>
      <w:marRight w:val="0"/>
      <w:marTop w:val="0"/>
      <w:marBottom w:val="0"/>
      <w:divBdr>
        <w:top w:val="none" w:sz="0" w:space="0" w:color="auto"/>
        <w:left w:val="none" w:sz="0" w:space="0" w:color="auto"/>
        <w:bottom w:val="none" w:sz="0" w:space="0" w:color="auto"/>
        <w:right w:val="none" w:sz="0" w:space="0" w:color="auto"/>
      </w:divBdr>
    </w:div>
    <w:div w:id="883366826">
      <w:marLeft w:val="0"/>
      <w:marRight w:val="0"/>
      <w:marTop w:val="0"/>
      <w:marBottom w:val="0"/>
      <w:divBdr>
        <w:top w:val="none" w:sz="0" w:space="0" w:color="auto"/>
        <w:left w:val="none" w:sz="0" w:space="0" w:color="auto"/>
        <w:bottom w:val="none" w:sz="0" w:space="0" w:color="auto"/>
        <w:right w:val="none" w:sz="0" w:space="0" w:color="auto"/>
      </w:divBdr>
    </w:div>
    <w:div w:id="886406786">
      <w:marLeft w:val="0"/>
      <w:marRight w:val="0"/>
      <w:marTop w:val="0"/>
      <w:marBottom w:val="0"/>
      <w:divBdr>
        <w:top w:val="none" w:sz="0" w:space="0" w:color="auto"/>
        <w:left w:val="none" w:sz="0" w:space="0" w:color="auto"/>
        <w:bottom w:val="none" w:sz="0" w:space="0" w:color="auto"/>
        <w:right w:val="none" w:sz="0" w:space="0" w:color="auto"/>
      </w:divBdr>
    </w:div>
    <w:div w:id="889077542">
      <w:marLeft w:val="0"/>
      <w:marRight w:val="0"/>
      <w:marTop w:val="0"/>
      <w:marBottom w:val="0"/>
      <w:divBdr>
        <w:top w:val="none" w:sz="0" w:space="0" w:color="auto"/>
        <w:left w:val="none" w:sz="0" w:space="0" w:color="auto"/>
        <w:bottom w:val="none" w:sz="0" w:space="0" w:color="auto"/>
        <w:right w:val="none" w:sz="0" w:space="0" w:color="auto"/>
      </w:divBdr>
    </w:div>
    <w:div w:id="893084014">
      <w:marLeft w:val="0"/>
      <w:marRight w:val="0"/>
      <w:marTop w:val="0"/>
      <w:marBottom w:val="0"/>
      <w:divBdr>
        <w:top w:val="none" w:sz="0" w:space="0" w:color="auto"/>
        <w:left w:val="none" w:sz="0" w:space="0" w:color="auto"/>
        <w:bottom w:val="none" w:sz="0" w:space="0" w:color="auto"/>
        <w:right w:val="none" w:sz="0" w:space="0" w:color="auto"/>
      </w:divBdr>
    </w:div>
    <w:div w:id="897402260">
      <w:marLeft w:val="0"/>
      <w:marRight w:val="0"/>
      <w:marTop w:val="0"/>
      <w:marBottom w:val="0"/>
      <w:divBdr>
        <w:top w:val="none" w:sz="0" w:space="0" w:color="auto"/>
        <w:left w:val="none" w:sz="0" w:space="0" w:color="auto"/>
        <w:bottom w:val="none" w:sz="0" w:space="0" w:color="auto"/>
        <w:right w:val="none" w:sz="0" w:space="0" w:color="auto"/>
      </w:divBdr>
    </w:div>
    <w:div w:id="903217312">
      <w:marLeft w:val="0"/>
      <w:marRight w:val="0"/>
      <w:marTop w:val="0"/>
      <w:marBottom w:val="0"/>
      <w:divBdr>
        <w:top w:val="none" w:sz="0" w:space="0" w:color="auto"/>
        <w:left w:val="none" w:sz="0" w:space="0" w:color="auto"/>
        <w:bottom w:val="none" w:sz="0" w:space="0" w:color="auto"/>
        <w:right w:val="none" w:sz="0" w:space="0" w:color="auto"/>
      </w:divBdr>
    </w:div>
    <w:div w:id="912470701">
      <w:marLeft w:val="0"/>
      <w:marRight w:val="0"/>
      <w:marTop w:val="0"/>
      <w:marBottom w:val="0"/>
      <w:divBdr>
        <w:top w:val="none" w:sz="0" w:space="0" w:color="auto"/>
        <w:left w:val="none" w:sz="0" w:space="0" w:color="auto"/>
        <w:bottom w:val="none" w:sz="0" w:space="0" w:color="auto"/>
        <w:right w:val="none" w:sz="0" w:space="0" w:color="auto"/>
      </w:divBdr>
    </w:div>
    <w:div w:id="912550651">
      <w:marLeft w:val="0"/>
      <w:marRight w:val="0"/>
      <w:marTop w:val="0"/>
      <w:marBottom w:val="0"/>
      <w:divBdr>
        <w:top w:val="none" w:sz="0" w:space="0" w:color="auto"/>
        <w:left w:val="none" w:sz="0" w:space="0" w:color="auto"/>
        <w:bottom w:val="none" w:sz="0" w:space="0" w:color="auto"/>
        <w:right w:val="none" w:sz="0" w:space="0" w:color="auto"/>
      </w:divBdr>
    </w:div>
    <w:div w:id="914433123">
      <w:marLeft w:val="0"/>
      <w:marRight w:val="0"/>
      <w:marTop w:val="0"/>
      <w:marBottom w:val="0"/>
      <w:divBdr>
        <w:top w:val="none" w:sz="0" w:space="0" w:color="auto"/>
        <w:left w:val="none" w:sz="0" w:space="0" w:color="auto"/>
        <w:bottom w:val="none" w:sz="0" w:space="0" w:color="auto"/>
        <w:right w:val="none" w:sz="0" w:space="0" w:color="auto"/>
      </w:divBdr>
    </w:div>
    <w:div w:id="915552620">
      <w:marLeft w:val="0"/>
      <w:marRight w:val="0"/>
      <w:marTop w:val="0"/>
      <w:marBottom w:val="0"/>
      <w:divBdr>
        <w:top w:val="none" w:sz="0" w:space="0" w:color="auto"/>
        <w:left w:val="none" w:sz="0" w:space="0" w:color="auto"/>
        <w:bottom w:val="none" w:sz="0" w:space="0" w:color="auto"/>
        <w:right w:val="none" w:sz="0" w:space="0" w:color="auto"/>
      </w:divBdr>
    </w:div>
    <w:div w:id="916551932">
      <w:marLeft w:val="0"/>
      <w:marRight w:val="0"/>
      <w:marTop w:val="0"/>
      <w:marBottom w:val="0"/>
      <w:divBdr>
        <w:top w:val="none" w:sz="0" w:space="0" w:color="auto"/>
        <w:left w:val="none" w:sz="0" w:space="0" w:color="auto"/>
        <w:bottom w:val="none" w:sz="0" w:space="0" w:color="auto"/>
        <w:right w:val="none" w:sz="0" w:space="0" w:color="auto"/>
      </w:divBdr>
    </w:div>
    <w:div w:id="919365153">
      <w:marLeft w:val="0"/>
      <w:marRight w:val="0"/>
      <w:marTop w:val="0"/>
      <w:marBottom w:val="0"/>
      <w:divBdr>
        <w:top w:val="none" w:sz="0" w:space="0" w:color="auto"/>
        <w:left w:val="none" w:sz="0" w:space="0" w:color="auto"/>
        <w:bottom w:val="none" w:sz="0" w:space="0" w:color="auto"/>
        <w:right w:val="none" w:sz="0" w:space="0" w:color="auto"/>
      </w:divBdr>
    </w:div>
    <w:div w:id="920791471">
      <w:marLeft w:val="0"/>
      <w:marRight w:val="0"/>
      <w:marTop w:val="0"/>
      <w:marBottom w:val="0"/>
      <w:divBdr>
        <w:top w:val="none" w:sz="0" w:space="0" w:color="auto"/>
        <w:left w:val="none" w:sz="0" w:space="0" w:color="auto"/>
        <w:bottom w:val="none" w:sz="0" w:space="0" w:color="auto"/>
        <w:right w:val="none" w:sz="0" w:space="0" w:color="auto"/>
      </w:divBdr>
    </w:div>
    <w:div w:id="925529272">
      <w:marLeft w:val="0"/>
      <w:marRight w:val="0"/>
      <w:marTop w:val="0"/>
      <w:marBottom w:val="0"/>
      <w:divBdr>
        <w:top w:val="none" w:sz="0" w:space="0" w:color="auto"/>
        <w:left w:val="none" w:sz="0" w:space="0" w:color="auto"/>
        <w:bottom w:val="none" w:sz="0" w:space="0" w:color="auto"/>
        <w:right w:val="none" w:sz="0" w:space="0" w:color="auto"/>
      </w:divBdr>
    </w:div>
    <w:div w:id="926160688">
      <w:marLeft w:val="0"/>
      <w:marRight w:val="0"/>
      <w:marTop w:val="0"/>
      <w:marBottom w:val="0"/>
      <w:divBdr>
        <w:top w:val="none" w:sz="0" w:space="0" w:color="auto"/>
        <w:left w:val="none" w:sz="0" w:space="0" w:color="auto"/>
        <w:bottom w:val="none" w:sz="0" w:space="0" w:color="auto"/>
        <w:right w:val="none" w:sz="0" w:space="0" w:color="auto"/>
      </w:divBdr>
    </w:div>
    <w:div w:id="929386386">
      <w:marLeft w:val="0"/>
      <w:marRight w:val="0"/>
      <w:marTop w:val="0"/>
      <w:marBottom w:val="0"/>
      <w:divBdr>
        <w:top w:val="none" w:sz="0" w:space="0" w:color="auto"/>
        <w:left w:val="none" w:sz="0" w:space="0" w:color="auto"/>
        <w:bottom w:val="none" w:sz="0" w:space="0" w:color="auto"/>
        <w:right w:val="none" w:sz="0" w:space="0" w:color="auto"/>
      </w:divBdr>
    </w:div>
    <w:div w:id="937912702">
      <w:marLeft w:val="0"/>
      <w:marRight w:val="0"/>
      <w:marTop w:val="0"/>
      <w:marBottom w:val="0"/>
      <w:divBdr>
        <w:top w:val="none" w:sz="0" w:space="0" w:color="auto"/>
        <w:left w:val="none" w:sz="0" w:space="0" w:color="auto"/>
        <w:bottom w:val="none" w:sz="0" w:space="0" w:color="auto"/>
        <w:right w:val="none" w:sz="0" w:space="0" w:color="auto"/>
      </w:divBdr>
    </w:div>
    <w:div w:id="938948975">
      <w:marLeft w:val="0"/>
      <w:marRight w:val="0"/>
      <w:marTop w:val="0"/>
      <w:marBottom w:val="0"/>
      <w:divBdr>
        <w:top w:val="none" w:sz="0" w:space="0" w:color="auto"/>
        <w:left w:val="none" w:sz="0" w:space="0" w:color="auto"/>
        <w:bottom w:val="none" w:sz="0" w:space="0" w:color="auto"/>
        <w:right w:val="none" w:sz="0" w:space="0" w:color="auto"/>
      </w:divBdr>
    </w:div>
    <w:div w:id="944121755">
      <w:marLeft w:val="0"/>
      <w:marRight w:val="0"/>
      <w:marTop w:val="0"/>
      <w:marBottom w:val="0"/>
      <w:divBdr>
        <w:top w:val="none" w:sz="0" w:space="0" w:color="auto"/>
        <w:left w:val="none" w:sz="0" w:space="0" w:color="auto"/>
        <w:bottom w:val="none" w:sz="0" w:space="0" w:color="auto"/>
        <w:right w:val="none" w:sz="0" w:space="0" w:color="auto"/>
      </w:divBdr>
    </w:div>
    <w:div w:id="945623015">
      <w:marLeft w:val="0"/>
      <w:marRight w:val="0"/>
      <w:marTop w:val="0"/>
      <w:marBottom w:val="0"/>
      <w:divBdr>
        <w:top w:val="none" w:sz="0" w:space="0" w:color="auto"/>
        <w:left w:val="none" w:sz="0" w:space="0" w:color="auto"/>
        <w:bottom w:val="none" w:sz="0" w:space="0" w:color="auto"/>
        <w:right w:val="none" w:sz="0" w:space="0" w:color="auto"/>
      </w:divBdr>
    </w:div>
    <w:div w:id="945769974">
      <w:marLeft w:val="0"/>
      <w:marRight w:val="0"/>
      <w:marTop w:val="0"/>
      <w:marBottom w:val="0"/>
      <w:divBdr>
        <w:top w:val="none" w:sz="0" w:space="0" w:color="auto"/>
        <w:left w:val="none" w:sz="0" w:space="0" w:color="auto"/>
        <w:bottom w:val="none" w:sz="0" w:space="0" w:color="auto"/>
        <w:right w:val="none" w:sz="0" w:space="0" w:color="auto"/>
      </w:divBdr>
    </w:div>
    <w:div w:id="946733703">
      <w:marLeft w:val="0"/>
      <w:marRight w:val="0"/>
      <w:marTop w:val="0"/>
      <w:marBottom w:val="0"/>
      <w:divBdr>
        <w:top w:val="none" w:sz="0" w:space="0" w:color="auto"/>
        <w:left w:val="none" w:sz="0" w:space="0" w:color="auto"/>
        <w:bottom w:val="none" w:sz="0" w:space="0" w:color="auto"/>
        <w:right w:val="none" w:sz="0" w:space="0" w:color="auto"/>
      </w:divBdr>
    </w:div>
    <w:div w:id="947853080">
      <w:marLeft w:val="0"/>
      <w:marRight w:val="0"/>
      <w:marTop w:val="0"/>
      <w:marBottom w:val="0"/>
      <w:divBdr>
        <w:top w:val="none" w:sz="0" w:space="0" w:color="auto"/>
        <w:left w:val="none" w:sz="0" w:space="0" w:color="auto"/>
        <w:bottom w:val="none" w:sz="0" w:space="0" w:color="auto"/>
        <w:right w:val="none" w:sz="0" w:space="0" w:color="auto"/>
      </w:divBdr>
    </w:div>
    <w:div w:id="954214097">
      <w:marLeft w:val="0"/>
      <w:marRight w:val="0"/>
      <w:marTop w:val="0"/>
      <w:marBottom w:val="0"/>
      <w:divBdr>
        <w:top w:val="none" w:sz="0" w:space="0" w:color="auto"/>
        <w:left w:val="none" w:sz="0" w:space="0" w:color="auto"/>
        <w:bottom w:val="none" w:sz="0" w:space="0" w:color="auto"/>
        <w:right w:val="none" w:sz="0" w:space="0" w:color="auto"/>
      </w:divBdr>
    </w:div>
    <w:div w:id="955873017">
      <w:marLeft w:val="0"/>
      <w:marRight w:val="0"/>
      <w:marTop w:val="0"/>
      <w:marBottom w:val="0"/>
      <w:divBdr>
        <w:top w:val="none" w:sz="0" w:space="0" w:color="auto"/>
        <w:left w:val="none" w:sz="0" w:space="0" w:color="auto"/>
        <w:bottom w:val="none" w:sz="0" w:space="0" w:color="auto"/>
        <w:right w:val="none" w:sz="0" w:space="0" w:color="auto"/>
      </w:divBdr>
    </w:div>
    <w:div w:id="956910335">
      <w:marLeft w:val="0"/>
      <w:marRight w:val="0"/>
      <w:marTop w:val="0"/>
      <w:marBottom w:val="0"/>
      <w:divBdr>
        <w:top w:val="none" w:sz="0" w:space="0" w:color="auto"/>
        <w:left w:val="none" w:sz="0" w:space="0" w:color="auto"/>
        <w:bottom w:val="none" w:sz="0" w:space="0" w:color="auto"/>
        <w:right w:val="none" w:sz="0" w:space="0" w:color="auto"/>
      </w:divBdr>
    </w:div>
    <w:div w:id="959385800">
      <w:marLeft w:val="0"/>
      <w:marRight w:val="0"/>
      <w:marTop w:val="0"/>
      <w:marBottom w:val="0"/>
      <w:divBdr>
        <w:top w:val="none" w:sz="0" w:space="0" w:color="auto"/>
        <w:left w:val="none" w:sz="0" w:space="0" w:color="auto"/>
        <w:bottom w:val="none" w:sz="0" w:space="0" w:color="auto"/>
        <w:right w:val="none" w:sz="0" w:space="0" w:color="auto"/>
      </w:divBdr>
    </w:div>
    <w:div w:id="963191237">
      <w:marLeft w:val="0"/>
      <w:marRight w:val="0"/>
      <w:marTop w:val="0"/>
      <w:marBottom w:val="0"/>
      <w:divBdr>
        <w:top w:val="none" w:sz="0" w:space="0" w:color="auto"/>
        <w:left w:val="none" w:sz="0" w:space="0" w:color="auto"/>
        <w:bottom w:val="none" w:sz="0" w:space="0" w:color="auto"/>
        <w:right w:val="none" w:sz="0" w:space="0" w:color="auto"/>
      </w:divBdr>
    </w:div>
    <w:div w:id="965818571">
      <w:marLeft w:val="0"/>
      <w:marRight w:val="0"/>
      <w:marTop w:val="0"/>
      <w:marBottom w:val="0"/>
      <w:divBdr>
        <w:top w:val="none" w:sz="0" w:space="0" w:color="auto"/>
        <w:left w:val="none" w:sz="0" w:space="0" w:color="auto"/>
        <w:bottom w:val="none" w:sz="0" w:space="0" w:color="auto"/>
        <w:right w:val="none" w:sz="0" w:space="0" w:color="auto"/>
      </w:divBdr>
    </w:div>
    <w:div w:id="966933465">
      <w:marLeft w:val="0"/>
      <w:marRight w:val="0"/>
      <w:marTop w:val="0"/>
      <w:marBottom w:val="0"/>
      <w:divBdr>
        <w:top w:val="none" w:sz="0" w:space="0" w:color="auto"/>
        <w:left w:val="none" w:sz="0" w:space="0" w:color="auto"/>
        <w:bottom w:val="none" w:sz="0" w:space="0" w:color="auto"/>
        <w:right w:val="none" w:sz="0" w:space="0" w:color="auto"/>
      </w:divBdr>
    </w:div>
    <w:div w:id="969095627">
      <w:marLeft w:val="0"/>
      <w:marRight w:val="0"/>
      <w:marTop w:val="0"/>
      <w:marBottom w:val="0"/>
      <w:divBdr>
        <w:top w:val="none" w:sz="0" w:space="0" w:color="auto"/>
        <w:left w:val="none" w:sz="0" w:space="0" w:color="auto"/>
        <w:bottom w:val="none" w:sz="0" w:space="0" w:color="auto"/>
        <w:right w:val="none" w:sz="0" w:space="0" w:color="auto"/>
      </w:divBdr>
    </w:div>
    <w:div w:id="971248050">
      <w:marLeft w:val="0"/>
      <w:marRight w:val="0"/>
      <w:marTop w:val="0"/>
      <w:marBottom w:val="0"/>
      <w:divBdr>
        <w:top w:val="none" w:sz="0" w:space="0" w:color="auto"/>
        <w:left w:val="none" w:sz="0" w:space="0" w:color="auto"/>
        <w:bottom w:val="none" w:sz="0" w:space="0" w:color="auto"/>
        <w:right w:val="none" w:sz="0" w:space="0" w:color="auto"/>
      </w:divBdr>
    </w:div>
    <w:div w:id="979186784">
      <w:marLeft w:val="0"/>
      <w:marRight w:val="0"/>
      <w:marTop w:val="0"/>
      <w:marBottom w:val="0"/>
      <w:divBdr>
        <w:top w:val="none" w:sz="0" w:space="0" w:color="auto"/>
        <w:left w:val="none" w:sz="0" w:space="0" w:color="auto"/>
        <w:bottom w:val="none" w:sz="0" w:space="0" w:color="auto"/>
        <w:right w:val="none" w:sz="0" w:space="0" w:color="auto"/>
      </w:divBdr>
    </w:div>
    <w:div w:id="982155111">
      <w:marLeft w:val="0"/>
      <w:marRight w:val="0"/>
      <w:marTop w:val="0"/>
      <w:marBottom w:val="0"/>
      <w:divBdr>
        <w:top w:val="none" w:sz="0" w:space="0" w:color="auto"/>
        <w:left w:val="none" w:sz="0" w:space="0" w:color="auto"/>
        <w:bottom w:val="none" w:sz="0" w:space="0" w:color="auto"/>
        <w:right w:val="none" w:sz="0" w:space="0" w:color="auto"/>
      </w:divBdr>
    </w:div>
    <w:div w:id="983394934">
      <w:marLeft w:val="0"/>
      <w:marRight w:val="0"/>
      <w:marTop w:val="0"/>
      <w:marBottom w:val="0"/>
      <w:divBdr>
        <w:top w:val="none" w:sz="0" w:space="0" w:color="auto"/>
        <w:left w:val="none" w:sz="0" w:space="0" w:color="auto"/>
        <w:bottom w:val="none" w:sz="0" w:space="0" w:color="auto"/>
        <w:right w:val="none" w:sz="0" w:space="0" w:color="auto"/>
      </w:divBdr>
    </w:div>
    <w:div w:id="987711042">
      <w:marLeft w:val="0"/>
      <w:marRight w:val="0"/>
      <w:marTop w:val="0"/>
      <w:marBottom w:val="0"/>
      <w:divBdr>
        <w:top w:val="none" w:sz="0" w:space="0" w:color="auto"/>
        <w:left w:val="none" w:sz="0" w:space="0" w:color="auto"/>
        <w:bottom w:val="none" w:sz="0" w:space="0" w:color="auto"/>
        <w:right w:val="none" w:sz="0" w:space="0" w:color="auto"/>
      </w:divBdr>
    </w:div>
    <w:div w:id="989676535">
      <w:marLeft w:val="0"/>
      <w:marRight w:val="0"/>
      <w:marTop w:val="0"/>
      <w:marBottom w:val="0"/>
      <w:divBdr>
        <w:top w:val="none" w:sz="0" w:space="0" w:color="auto"/>
        <w:left w:val="none" w:sz="0" w:space="0" w:color="auto"/>
        <w:bottom w:val="none" w:sz="0" w:space="0" w:color="auto"/>
        <w:right w:val="none" w:sz="0" w:space="0" w:color="auto"/>
      </w:divBdr>
    </w:div>
    <w:div w:id="994987956">
      <w:marLeft w:val="0"/>
      <w:marRight w:val="0"/>
      <w:marTop w:val="0"/>
      <w:marBottom w:val="0"/>
      <w:divBdr>
        <w:top w:val="none" w:sz="0" w:space="0" w:color="auto"/>
        <w:left w:val="none" w:sz="0" w:space="0" w:color="auto"/>
        <w:bottom w:val="none" w:sz="0" w:space="0" w:color="auto"/>
        <w:right w:val="none" w:sz="0" w:space="0" w:color="auto"/>
      </w:divBdr>
    </w:div>
    <w:div w:id="995763507">
      <w:marLeft w:val="0"/>
      <w:marRight w:val="0"/>
      <w:marTop w:val="0"/>
      <w:marBottom w:val="0"/>
      <w:divBdr>
        <w:top w:val="none" w:sz="0" w:space="0" w:color="auto"/>
        <w:left w:val="none" w:sz="0" w:space="0" w:color="auto"/>
        <w:bottom w:val="none" w:sz="0" w:space="0" w:color="auto"/>
        <w:right w:val="none" w:sz="0" w:space="0" w:color="auto"/>
      </w:divBdr>
    </w:div>
    <w:div w:id="998507433">
      <w:marLeft w:val="0"/>
      <w:marRight w:val="0"/>
      <w:marTop w:val="0"/>
      <w:marBottom w:val="0"/>
      <w:divBdr>
        <w:top w:val="none" w:sz="0" w:space="0" w:color="auto"/>
        <w:left w:val="none" w:sz="0" w:space="0" w:color="auto"/>
        <w:bottom w:val="none" w:sz="0" w:space="0" w:color="auto"/>
        <w:right w:val="none" w:sz="0" w:space="0" w:color="auto"/>
      </w:divBdr>
    </w:div>
    <w:div w:id="1003822217">
      <w:marLeft w:val="0"/>
      <w:marRight w:val="0"/>
      <w:marTop w:val="0"/>
      <w:marBottom w:val="0"/>
      <w:divBdr>
        <w:top w:val="none" w:sz="0" w:space="0" w:color="auto"/>
        <w:left w:val="none" w:sz="0" w:space="0" w:color="auto"/>
        <w:bottom w:val="none" w:sz="0" w:space="0" w:color="auto"/>
        <w:right w:val="none" w:sz="0" w:space="0" w:color="auto"/>
      </w:divBdr>
    </w:div>
    <w:div w:id="1005285296">
      <w:marLeft w:val="0"/>
      <w:marRight w:val="0"/>
      <w:marTop w:val="0"/>
      <w:marBottom w:val="0"/>
      <w:divBdr>
        <w:top w:val="none" w:sz="0" w:space="0" w:color="auto"/>
        <w:left w:val="none" w:sz="0" w:space="0" w:color="auto"/>
        <w:bottom w:val="none" w:sz="0" w:space="0" w:color="auto"/>
        <w:right w:val="none" w:sz="0" w:space="0" w:color="auto"/>
      </w:divBdr>
    </w:div>
    <w:div w:id="1012533184">
      <w:marLeft w:val="0"/>
      <w:marRight w:val="0"/>
      <w:marTop w:val="0"/>
      <w:marBottom w:val="0"/>
      <w:divBdr>
        <w:top w:val="none" w:sz="0" w:space="0" w:color="auto"/>
        <w:left w:val="none" w:sz="0" w:space="0" w:color="auto"/>
        <w:bottom w:val="none" w:sz="0" w:space="0" w:color="auto"/>
        <w:right w:val="none" w:sz="0" w:space="0" w:color="auto"/>
      </w:divBdr>
    </w:div>
    <w:div w:id="1020857114">
      <w:marLeft w:val="0"/>
      <w:marRight w:val="0"/>
      <w:marTop w:val="0"/>
      <w:marBottom w:val="0"/>
      <w:divBdr>
        <w:top w:val="none" w:sz="0" w:space="0" w:color="auto"/>
        <w:left w:val="none" w:sz="0" w:space="0" w:color="auto"/>
        <w:bottom w:val="none" w:sz="0" w:space="0" w:color="auto"/>
        <w:right w:val="none" w:sz="0" w:space="0" w:color="auto"/>
      </w:divBdr>
    </w:div>
    <w:div w:id="1020932863">
      <w:marLeft w:val="0"/>
      <w:marRight w:val="0"/>
      <w:marTop w:val="0"/>
      <w:marBottom w:val="0"/>
      <w:divBdr>
        <w:top w:val="none" w:sz="0" w:space="0" w:color="auto"/>
        <w:left w:val="none" w:sz="0" w:space="0" w:color="auto"/>
        <w:bottom w:val="none" w:sz="0" w:space="0" w:color="auto"/>
        <w:right w:val="none" w:sz="0" w:space="0" w:color="auto"/>
      </w:divBdr>
    </w:div>
    <w:div w:id="1021009257">
      <w:marLeft w:val="0"/>
      <w:marRight w:val="0"/>
      <w:marTop w:val="0"/>
      <w:marBottom w:val="0"/>
      <w:divBdr>
        <w:top w:val="none" w:sz="0" w:space="0" w:color="auto"/>
        <w:left w:val="none" w:sz="0" w:space="0" w:color="auto"/>
        <w:bottom w:val="none" w:sz="0" w:space="0" w:color="auto"/>
        <w:right w:val="none" w:sz="0" w:space="0" w:color="auto"/>
      </w:divBdr>
    </w:div>
    <w:div w:id="1022390734">
      <w:marLeft w:val="0"/>
      <w:marRight w:val="0"/>
      <w:marTop w:val="0"/>
      <w:marBottom w:val="0"/>
      <w:divBdr>
        <w:top w:val="none" w:sz="0" w:space="0" w:color="auto"/>
        <w:left w:val="none" w:sz="0" w:space="0" w:color="auto"/>
        <w:bottom w:val="none" w:sz="0" w:space="0" w:color="auto"/>
        <w:right w:val="none" w:sz="0" w:space="0" w:color="auto"/>
      </w:divBdr>
    </w:div>
    <w:div w:id="1024595750">
      <w:marLeft w:val="0"/>
      <w:marRight w:val="0"/>
      <w:marTop w:val="0"/>
      <w:marBottom w:val="0"/>
      <w:divBdr>
        <w:top w:val="none" w:sz="0" w:space="0" w:color="auto"/>
        <w:left w:val="none" w:sz="0" w:space="0" w:color="auto"/>
        <w:bottom w:val="none" w:sz="0" w:space="0" w:color="auto"/>
        <w:right w:val="none" w:sz="0" w:space="0" w:color="auto"/>
      </w:divBdr>
    </w:div>
    <w:div w:id="1024792069">
      <w:marLeft w:val="0"/>
      <w:marRight w:val="0"/>
      <w:marTop w:val="0"/>
      <w:marBottom w:val="0"/>
      <w:divBdr>
        <w:top w:val="none" w:sz="0" w:space="0" w:color="auto"/>
        <w:left w:val="none" w:sz="0" w:space="0" w:color="auto"/>
        <w:bottom w:val="none" w:sz="0" w:space="0" w:color="auto"/>
        <w:right w:val="none" w:sz="0" w:space="0" w:color="auto"/>
      </w:divBdr>
    </w:div>
    <w:div w:id="1026909364">
      <w:marLeft w:val="0"/>
      <w:marRight w:val="0"/>
      <w:marTop w:val="0"/>
      <w:marBottom w:val="0"/>
      <w:divBdr>
        <w:top w:val="none" w:sz="0" w:space="0" w:color="auto"/>
        <w:left w:val="none" w:sz="0" w:space="0" w:color="auto"/>
        <w:bottom w:val="none" w:sz="0" w:space="0" w:color="auto"/>
        <w:right w:val="none" w:sz="0" w:space="0" w:color="auto"/>
      </w:divBdr>
    </w:div>
    <w:div w:id="1026980002">
      <w:marLeft w:val="0"/>
      <w:marRight w:val="0"/>
      <w:marTop w:val="0"/>
      <w:marBottom w:val="0"/>
      <w:divBdr>
        <w:top w:val="none" w:sz="0" w:space="0" w:color="auto"/>
        <w:left w:val="none" w:sz="0" w:space="0" w:color="auto"/>
        <w:bottom w:val="none" w:sz="0" w:space="0" w:color="auto"/>
        <w:right w:val="none" w:sz="0" w:space="0" w:color="auto"/>
      </w:divBdr>
    </w:div>
    <w:div w:id="1028601256">
      <w:marLeft w:val="0"/>
      <w:marRight w:val="0"/>
      <w:marTop w:val="0"/>
      <w:marBottom w:val="0"/>
      <w:divBdr>
        <w:top w:val="none" w:sz="0" w:space="0" w:color="auto"/>
        <w:left w:val="none" w:sz="0" w:space="0" w:color="auto"/>
        <w:bottom w:val="none" w:sz="0" w:space="0" w:color="auto"/>
        <w:right w:val="none" w:sz="0" w:space="0" w:color="auto"/>
      </w:divBdr>
    </w:div>
    <w:div w:id="1029599246">
      <w:marLeft w:val="0"/>
      <w:marRight w:val="0"/>
      <w:marTop w:val="0"/>
      <w:marBottom w:val="0"/>
      <w:divBdr>
        <w:top w:val="none" w:sz="0" w:space="0" w:color="auto"/>
        <w:left w:val="none" w:sz="0" w:space="0" w:color="auto"/>
        <w:bottom w:val="none" w:sz="0" w:space="0" w:color="auto"/>
        <w:right w:val="none" w:sz="0" w:space="0" w:color="auto"/>
      </w:divBdr>
    </w:div>
    <w:div w:id="1039161596">
      <w:marLeft w:val="0"/>
      <w:marRight w:val="0"/>
      <w:marTop w:val="0"/>
      <w:marBottom w:val="0"/>
      <w:divBdr>
        <w:top w:val="none" w:sz="0" w:space="0" w:color="auto"/>
        <w:left w:val="none" w:sz="0" w:space="0" w:color="auto"/>
        <w:bottom w:val="none" w:sz="0" w:space="0" w:color="auto"/>
        <w:right w:val="none" w:sz="0" w:space="0" w:color="auto"/>
      </w:divBdr>
    </w:div>
    <w:div w:id="1045102809">
      <w:marLeft w:val="0"/>
      <w:marRight w:val="0"/>
      <w:marTop w:val="0"/>
      <w:marBottom w:val="0"/>
      <w:divBdr>
        <w:top w:val="none" w:sz="0" w:space="0" w:color="auto"/>
        <w:left w:val="none" w:sz="0" w:space="0" w:color="auto"/>
        <w:bottom w:val="none" w:sz="0" w:space="0" w:color="auto"/>
        <w:right w:val="none" w:sz="0" w:space="0" w:color="auto"/>
      </w:divBdr>
    </w:div>
    <w:div w:id="1046217552">
      <w:marLeft w:val="0"/>
      <w:marRight w:val="0"/>
      <w:marTop w:val="0"/>
      <w:marBottom w:val="0"/>
      <w:divBdr>
        <w:top w:val="none" w:sz="0" w:space="0" w:color="auto"/>
        <w:left w:val="none" w:sz="0" w:space="0" w:color="auto"/>
        <w:bottom w:val="none" w:sz="0" w:space="0" w:color="auto"/>
        <w:right w:val="none" w:sz="0" w:space="0" w:color="auto"/>
      </w:divBdr>
    </w:div>
    <w:div w:id="1048798828">
      <w:marLeft w:val="0"/>
      <w:marRight w:val="0"/>
      <w:marTop w:val="0"/>
      <w:marBottom w:val="0"/>
      <w:divBdr>
        <w:top w:val="none" w:sz="0" w:space="0" w:color="auto"/>
        <w:left w:val="none" w:sz="0" w:space="0" w:color="auto"/>
        <w:bottom w:val="none" w:sz="0" w:space="0" w:color="auto"/>
        <w:right w:val="none" w:sz="0" w:space="0" w:color="auto"/>
      </w:divBdr>
    </w:div>
    <w:div w:id="1049958309">
      <w:marLeft w:val="0"/>
      <w:marRight w:val="0"/>
      <w:marTop w:val="0"/>
      <w:marBottom w:val="0"/>
      <w:divBdr>
        <w:top w:val="none" w:sz="0" w:space="0" w:color="auto"/>
        <w:left w:val="none" w:sz="0" w:space="0" w:color="auto"/>
        <w:bottom w:val="none" w:sz="0" w:space="0" w:color="auto"/>
        <w:right w:val="none" w:sz="0" w:space="0" w:color="auto"/>
      </w:divBdr>
    </w:div>
    <w:div w:id="1050154903">
      <w:marLeft w:val="0"/>
      <w:marRight w:val="0"/>
      <w:marTop w:val="0"/>
      <w:marBottom w:val="0"/>
      <w:divBdr>
        <w:top w:val="none" w:sz="0" w:space="0" w:color="auto"/>
        <w:left w:val="none" w:sz="0" w:space="0" w:color="auto"/>
        <w:bottom w:val="none" w:sz="0" w:space="0" w:color="auto"/>
        <w:right w:val="none" w:sz="0" w:space="0" w:color="auto"/>
      </w:divBdr>
    </w:div>
    <w:div w:id="1050226822">
      <w:marLeft w:val="0"/>
      <w:marRight w:val="0"/>
      <w:marTop w:val="0"/>
      <w:marBottom w:val="0"/>
      <w:divBdr>
        <w:top w:val="none" w:sz="0" w:space="0" w:color="auto"/>
        <w:left w:val="none" w:sz="0" w:space="0" w:color="auto"/>
        <w:bottom w:val="none" w:sz="0" w:space="0" w:color="auto"/>
        <w:right w:val="none" w:sz="0" w:space="0" w:color="auto"/>
      </w:divBdr>
    </w:div>
    <w:div w:id="1052315354">
      <w:marLeft w:val="0"/>
      <w:marRight w:val="0"/>
      <w:marTop w:val="0"/>
      <w:marBottom w:val="0"/>
      <w:divBdr>
        <w:top w:val="none" w:sz="0" w:space="0" w:color="auto"/>
        <w:left w:val="none" w:sz="0" w:space="0" w:color="auto"/>
        <w:bottom w:val="none" w:sz="0" w:space="0" w:color="auto"/>
        <w:right w:val="none" w:sz="0" w:space="0" w:color="auto"/>
      </w:divBdr>
    </w:div>
    <w:div w:id="1053044080">
      <w:marLeft w:val="0"/>
      <w:marRight w:val="0"/>
      <w:marTop w:val="0"/>
      <w:marBottom w:val="0"/>
      <w:divBdr>
        <w:top w:val="none" w:sz="0" w:space="0" w:color="auto"/>
        <w:left w:val="none" w:sz="0" w:space="0" w:color="auto"/>
        <w:bottom w:val="none" w:sz="0" w:space="0" w:color="auto"/>
        <w:right w:val="none" w:sz="0" w:space="0" w:color="auto"/>
      </w:divBdr>
    </w:div>
    <w:div w:id="1056005642">
      <w:marLeft w:val="0"/>
      <w:marRight w:val="0"/>
      <w:marTop w:val="0"/>
      <w:marBottom w:val="0"/>
      <w:divBdr>
        <w:top w:val="none" w:sz="0" w:space="0" w:color="auto"/>
        <w:left w:val="none" w:sz="0" w:space="0" w:color="auto"/>
        <w:bottom w:val="none" w:sz="0" w:space="0" w:color="auto"/>
        <w:right w:val="none" w:sz="0" w:space="0" w:color="auto"/>
      </w:divBdr>
    </w:div>
    <w:div w:id="1063794876">
      <w:marLeft w:val="0"/>
      <w:marRight w:val="0"/>
      <w:marTop w:val="0"/>
      <w:marBottom w:val="0"/>
      <w:divBdr>
        <w:top w:val="none" w:sz="0" w:space="0" w:color="auto"/>
        <w:left w:val="none" w:sz="0" w:space="0" w:color="auto"/>
        <w:bottom w:val="none" w:sz="0" w:space="0" w:color="auto"/>
        <w:right w:val="none" w:sz="0" w:space="0" w:color="auto"/>
      </w:divBdr>
    </w:div>
    <w:div w:id="1064454793">
      <w:marLeft w:val="0"/>
      <w:marRight w:val="0"/>
      <w:marTop w:val="0"/>
      <w:marBottom w:val="0"/>
      <w:divBdr>
        <w:top w:val="none" w:sz="0" w:space="0" w:color="auto"/>
        <w:left w:val="none" w:sz="0" w:space="0" w:color="auto"/>
        <w:bottom w:val="none" w:sz="0" w:space="0" w:color="auto"/>
        <w:right w:val="none" w:sz="0" w:space="0" w:color="auto"/>
      </w:divBdr>
    </w:div>
    <w:div w:id="1066608133">
      <w:marLeft w:val="0"/>
      <w:marRight w:val="0"/>
      <w:marTop w:val="0"/>
      <w:marBottom w:val="0"/>
      <w:divBdr>
        <w:top w:val="none" w:sz="0" w:space="0" w:color="auto"/>
        <w:left w:val="none" w:sz="0" w:space="0" w:color="auto"/>
        <w:bottom w:val="none" w:sz="0" w:space="0" w:color="auto"/>
        <w:right w:val="none" w:sz="0" w:space="0" w:color="auto"/>
      </w:divBdr>
    </w:div>
    <w:div w:id="1066613330">
      <w:marLeft w:val="0"/>
      <w:marRight w:val="0"/>
      <w:marTop w:val="0"/>
      <w:marBottom w:val="0"/>
      <w:divBdr>
        <w:top w:val="none" w:sz="0" w:space="0" w:color="auto"/>
        <w:left w:val="none" w:sz="0" w:space="0" w:color="auto"/>
        <w:bottom w:val="none" w:sz="0" w:space="0" w:color="auto"/>
        <w:right w:val="none" w:sz="0" w:space="0" w:color="auto"/>
      </w:divBdr>
    </w:div>
    <w:div w:id="1068308865">
      <w:marLeft w:val="0"/>
      <w:marRight w:val="0"/>
      <w:marTop w:val="0"/>
      <w:marBottom w:val="0"/>
      <w:divBdr>
        <w:top w:val="none" w:sz="0" w:space="0" w:color="auto"/>
        <w:left w:val="none" w:sz="0" w:space="0" w:color="auto"/>
        <w:bottom w:val="none" w:sz="0" w:space="0" w:color="auto"/>
        <w:right w:val="none" w:sz="0" w:space="0" w:color="auto"/>
      </w:divBdr>
    </w:div>
    <w:div w:id="1068919119">
      <w:marLeft w:val="0"/>
      <w:marRight w:val="0"/>
      <w:marTop w:val="0"/>
      <w:marBottom w:val="0"/>
      <w:divBdr>
        <w:top w:val="none" w:sz="0" w:space="0" w:color="auto"/>
        <w:left w:val="none" w:sz="0" w:space="0" w:color="auto"/>
        <w:bottom w:val="none" w:sz="0" w:space="0" w:color="auto"/>
        <w:right w:val="none" w:sz="0" w:space="0" w:color="auto"/>
      </w:divBdr>
    </w:div>
    <w:div w:id="1070007632">
      <w:marLeft w:val="0"/>
      <w:marRight w:val="0"/>
      <w:marTop w:val="0"/>
      <w:marBottom w:val="0"/>
      <w:divBdr>
        <w:top w:val="none" w:sz="0" w:space="0" w:color="auto"/>
        <w:left w:val="none" w:sz="0" w:space="0" w:color="auto"/>
        <w:bottom w:val="none" w:sz="0" w:space="0" w:color="auto"/>
        <w:right w:val="none" w:sz="0" w:space="0" w:color="auto"/>
      </w:divBdr>
    </w:div>
    <w:div w:id="1072042964">
      <w:marLeft w:val="0"/>
      <w:marRight w:val="0"/>
      <w:marTop w:val="0"/>
      <w:marBottom w:val="0"/>
      <w:divBdr>
        <w:top w:val="none" w:sz="0" w:space="0" w:color="auto"/>
        <w:left w:val="none" w:sz="0" w:space="0" w:color="auto"/>
        <w:bottom w:val="none" w:sz="0" w:space="0" w:color="auto"/>
        <w:right w:val="none" w:sz="0" w:space="0" w:color="auto"/>
      </w:divBdr>
    </w:div>
    <w:div w:id="1078750318">
      <w:marLeft w:val="0"/>
      <w:marRight w:val="0"/>
      <w:marTop w:val="0"/>
      <w:marBottom w:val="0"/>
      <w:divBdr>
        <w:top w:val="none" w:sz="0" w:space="0" w:color="auto"/>
        <w:left w:val="none" w:sz="0" w:space="0" w:color="auto"/>
        <w:bottom w:val="none" w:sz="0" w:space="0" w:color="auto"/>
        <w:right w:val="none" w:sz="0" w:space="0" w:color="auto"/>
      </w:divBdr>
    </w:div>
    <w:div w:id="1079979434">
      <w:marLeft w:val="0"/>
      <w:marRight w:val="0"/>
      <w:marTop w:val="0"/>
      <w:marBottom w:val="0"/>
      <w:divBdr>
        <w:top w:val="none" w:sz="0" w:space="0" w:color="auto"/>
        <w:left w:val="none" w:sz="0" w:space="0" w:color="auto"/>
        <w:bottom w:val="none" w:sz="0" w:space="0" w:color="auto"/>
        <w:right w:val="none" w:sz="0" w:space="0" w:color="auto"/>
      </w:divBdr>
    </w:div>
    <w:div w:id="1086654805">
      <w:marLeft w:val="0"/>
      <w:marRight w:val="0"/>
      <w:marTop w:val="0"/>
      <w:marBottom w:val="0"/>
      <w:divBdr>
        <w:top w:val="none" w:sz="0" w:space="0" w:color="auto"/>
        <w:left w:val="none" w:sz="0" w:space="0" w:color="auto"/>
        <w:bottom w:val="none" w:sz="0" w:space="0" w:color="auto"/>
        <w:right w:val="none" w:sz="0" w:space="0" w:color="auto"/>
      </w:divBdr>
    </w:div>
    <w:div w:id="1091776935">
      <w:marLeft w:val="0"/>
      <w:marRight w:val="0"/>
      <w:marTop w:val="0"/>
      <w:marBottom w:val="0"/>
      <w:divBdr>
        <w:top w:val="none" w:sz="0" w:space="0" w:color="auto"/>
        <w:left w:val="none" w:sz="0" w:space="0" w:color="auto"/>
        <w:bottom w:val="none" w:sz="0" w:space="0" w:color="auto"/>
        <w:right w:val="none" w:sz="0" w:space="0" w:color="auto"/>
      </w:divBdr>
    </w:div>
    <w:div w:id="1095515033">
      <w:marLeft w:val="0"/>
      <w:marRight w:val="0"/>
      <w:marTop w:val="0"/>
      <w:marBottom w:val="0"/>
      <w:divBdr>
        <w:top w:val="none" w:sz="0" w:space="0" w:color="auto"/>
        <w:left w:val="none" w:sz="0" w:space="0" w:color="auto"/>
        <w:bottom w:val="none" w:sz="0" w:space="0" w:color="auto"/>
        <w:right w:val="none" w:sz="0" w:space="0" w:color="auto"/>
      </w:divBdr>
    </w:div>
    <w:div w:id="1096289974">
      <w:marLeft w:val="0"/>
      <w:marRight w:val="0"/>
      <w:marTop w:val="0"/>
      <w:marBottom w:val="0"/>
      <w:divBdr>
        <w:top w:val="none" w:sz="0" w:space="0" w:color="auto"/>
        <w:left w:val="none" w:sz="0" w:space="0" w:color="auto"/>
        <w:bottom w:val="none" w:sz="0" w:space="0" w:color="auto"/>
        <w:right w:val="none" w:sz="0" w:space="0" w:color="auto"/>
      </w:divBdr>
    </w:div>
    <w:div w:id="1098915593">
      <w:marLeft w:val="0"/>
      <w:marRight w:val="0"/>
      <w:marTop w:val="0"/>
      <w:marBottom w:val="0"/>
      <w:divBdr>
        <w:top w:val="none" w:sz="0" w:space="0" w:color="auto"/>
        <w:left w:val="none" w:sz="0" w:space="0" w:color="auto"/>
        <w:bottom w:val="none" w:sz="0" w:space="0" w:color="auto"/>
        <w:right w:val="none" w:sz="0" w:space="0" w:color="auto"/>
      </w:divBdr>
    </w:div>
    <w:div w:id="1102384804">
      <w:marLeft w:val="0"/>
      <w:marRight w:val="0"/>
      <w:marTop w:val="0"/>
      <w:marBottom w:val="0"/>
      <w:divBdr>
        <w:top w:val="none" w:sz="0" w:space="0" w:color="auto"/>
        <w:left w:val="none" w:sz="0" w:space="0" w:color="auto"/>
        <w:bottom w:val="none" w:sz="0" w:space="0" w:color="auto"/>
        <w:right w:val="none" w:sz="0" w:space="0" w:color="auto"/>
      </w:divBdr>
    </w:div>
    <w:div w:id="1106391460">
      <w:marLeft w:val="0"/>
      <w:marRight w:val="0"/>
      <w:marTop w:val="0"/>
      <w:marBottom w:val="0"/>
      <w:divBdr>
        <w:top w:val="none" w:sz="0" w:space="0" w:color="auto"/>
        <w:left w:val="none" w:sz="0" w:space="0" w:color="auto"/>
        <w:bottom w:val="none" w:sz="0" w:space="0" w:color="auto"/>
        <w:right w:val="none" w:sz="0" w:space="0" w:color="auto"/>
      </w:divBdr>
    </w:div>
    <w:div w:id="1114444218">
      <w:marLeft w:val="0"/>
      <w:marRight w:val="0"/>
      <w:marTop w:val="0"/>
      <w:marBottom w:val="0"/>
      <w:divBdr>
        <w:top w:val="none" w:sz="0" w:space="0" w:color="auto"/>
        <w:left w:val="none" w:sz="0" w:space="0" w:color="auto"/>
        <w:bottom w:val="none" w:sz="0" w:space="0" w:color="auto"/>
        <w:right w:val="none" w:sz="0" w:space="0" w:color="auto"/>
      </w:divBdr>
    </w:div>
    <w:div w:id="1116872671">
      <w:marLeft w:val="0"/>
      <w:marRight w:val="0"/>
      <w:marTop w:val="0"/>
      <w:marBottom w:val="0"/>
      <w:divBdr>
        <w:top w:val="none" w:sz="0" w:space="0" w:color="auto"/>
        <w:left w:val="none" w:sz="0" w:space="0" w:color="auto"/>
        <w:bottom w:val="none" w:sz="0" w:space="0" w:color="auto"/>
        <w:right w:val="none" w:sz="0" w:space="0" w:color="auto"/>
      </w:divBdr>
    </w:div>
    <w:div w:id="1117258787">
      <w:marLeft w:val="0"/>
      <w:marRight w:val="0"/>
      <w:marTop w:val="0"/>
      <w:marBottom w:val="0"/>
      <w:divBdr>
        <w:top w:val="none" w:sz="0" w:space="0" w:color="auto"/>
        <w:left w:val="none" w:sz="0" w:space="0" w:color="auto"/>
        <w:bottom w:val="none" w:sz="0" w:space="0" w:color="auto"/>
        <w:right w:val="none" w:sz="0" w:space="0" w:color="auto"/>
      </w:divBdr>
    </w:div>
    <w:div w:id="1123227887">
      <w:marLeft w:val="0"/>
      <w:marRight w:val="0"/>
      <w:marTop w:val="0"/>
      <w:marBottom w:val="0"/>
      <w:divBdr>
        <w:top w:val="none" w:sz="0" w:space="0" w:color="auto"/>
        <w:left w:val="none" w:sz="0" w:space="0" w:color="auto"/>
        <w:bottom w:val="none" w:sz="0" w:space="0" w:color="auto"/>
        <w:right w:val="none" w:sz="0" w:space="0" w:color="auto"/>
      </w:divBdr>
    </w:div>
    <w:div w:id="1130323294">
      <w:marLeft w:val="0"/>
      <w:marRight w:val="0"/>
      <w:marTop w:val="0"/>
      <w:marBottom w:val="0"/>
      <w:divBdr>
        <w:top w:val="none" w:sz="0" w:space="0" w:color="auto"/>
        <w:left w:val="none" w:sz="0" w:space="0" w:color="auto"/>
        <w:bottom w:val="none" w:sz="0" w:space="0" w:color="auto"/>
        <w:right w:val="none" w:sz="0" w:space="0" w:color="auto"/>
      </w:divBdr>
    </w:div>
    <w:div w:id="1131558587">
      <w:marLeft w:val="0"/>
      <w:marRight w:val="0"/>
      <w:marTop w:val="0"/>
      <w:marBottom w:val="0"/>
      <w:divBdr>
        <w:top w:val="none" w:sz="0" w:space="0" w:color="auto"/>
        <w:left w:val="none" w:sz="0" w:space="0" w:color="auto"/>
        <w:bottom w:val="none" w:sz="0" w:space="0" w:color="auto"/>
        <w:right w:val="none" w:sz="0" w:space="0" w:color="auto"/>
      </w:divBdr>
    </w:div>
    <w:div w:id="1133059797">
      <w:marLeft w:val="0"/>
      <w:marRight w:val="0"/>
      <w:marTop w:val="0"/>
      <w:marBottom w:val="0"/>
      <w:divBdr>
        <w:top w:val="none" w:sz="0" w:space="0" w:color="auto"/>
        <w:left w:val="none" w:sz="0" w:space="0" w:color="auto"/>
        <w:bottom w:val="none" w:sz="0" w:space="0" w:color="auto"/>
        <w:right w:val="none" w:sz="0" w:space="0" w:color="auto"/>
      </w:divBdr>
    </w:div>
    <w:div w:id="1136334846">
      <w:marLeft w:val="0"/>
      <w:marRight w:val="0"/>
      <w:marTop w:val="0"/>
      <w:marBottom w:val="0"/>
      <w:divBdr>
        <w:top w:val="none" w:sz="0" w:space="0" w:color="auto"/>
        <w:left w:val="none" w:sz="0" w:space="0" w:color="auto"/>
        <w:bottom w:val="none" w:sz="0" w:space="0" w:color="auto"/>
        <w:right w:val="none" w:sz="0" w:space="0" w:color="auto"/>
      </w:divBdr>
    </w:div>
    <w:div w:id="1136722585">
      <w:marLeft w:val="0"/>
      <w:marRight w:val="0"/>
      <w:marTop w:val="0"/>
      <w:marBottom w:val="0"/>
      <w:divBdr>
        <w:top w:val="none" w:sz="0" w:space="0" w:color="auto"/>
        <w:left w:val="none" w:sz="0" w:space="0" w:color="auto"/>
        <w:bottom w:val="none" w:sz="0" w:space="0" w:color="auto"/>
        <w:right w:val="none" w:sz="0" w:space="0" w:color="auto"/>
      </w:divBdr>
    </w:div>
    <w:div w:id="1141656779">
      <w:marLeft w:val="0"/>
      <w:marRight w:val="0"/>
      <w:marTop w:val="0"/>
      <w:marBottom w:val="0"/>
      <w:divBdr>
        <w:top w:val="none" w:sz="0" w:space="0" w:color="auto"/>
        <w:left w:val="none" w:sz="0" w:space="0" w:color="auto"/>
        <w:bottom w:val="none" w:sz="0" w:space="0" w:color="auto"/>
        <w:right w:val="none" w:sz="0" w:space="0" w:color="auto"/>
      </w:divBdr>
    </w:div>
    <w:div w:id="1141731095">
      <w:marLeft w:val="0"/>
      <w:marRight w:val="0"/>
      <w:marTop w:val="0"/>
      <w:marBottom w:val="0"/>
      <w:divBdr>
        <w:top w:val="none" w:sz="0" w:space="0" w:color="auto"/>
        <w:left w:val="none" w:sz="0" w:space="0" w:color="auto"/>
        <w:bottom w:val="none" w:sz="0" w:space="0" w:color="auto"/>
        <w:right w:val="none" w:sz="0" w:space="0" w:color="auto"/>
      </w:divBdr>
    </w:div>
    <w:div w:id="1143622526">
      <w:marLeft w:val="0"/>
      <w:marRight w:val="0"/>
      <w:marTop w:val="0"/>
      <w:marBottom w:val="0"/>
      <w:divBdr>
        <w:top w:val="none" w:sz="0" w:space="0" w:color="auto"/>
        <w:left w:val="none" w:sz="0" w:space="0" w:color="auto"/>
        <w:bottom w:val="none" w:sz="0" w:space="0" w:color="auto"/>
        <w:right w:val="none" w:sz="0" w:space="0" w:color="auto"/>
      </w:divBdr>
    </w:div>
    <w:div w:id="1147552601">
      <w:marLeft w:val="0"/>
      <w:marRight w:val="0"/>
      <w:marTop w:val="0"/>
      <w:marBottom w:val="0"/>
      <w:divBdr>
        <w:top w:val="none" w:sz="0" w:space="0" w:color="auto"/>
        <w:left w:val="none" w:sz="0" w:space="0" w:color="auto"/>
        <w:bottom w:val="none" w:sz="0" w:space="0" w:color="auto"/>
        <w:right w:val="none" w:sz="0" w:space="0" w:color="auto"/>
      </w:divBdr>
    </w:div>
    <w:div w:id="1148475941">
      <w:marLeft w:val="0"/>
      <w:marRight w:val="0"/>
      <w:marTop w:val="0"/>
      <w:marBottom w:val="0"/>
      <w:divBdr>
        <w:top w:val="none" w:sz="0" w:space="0" w:color="auto"/>
        <w:left w:val="none" w:sz="0" w:space="0" w:color="auto"/>
        <w:bottom w:val="none" w:sz="0" w:space="0" w:color="auto"/>
        <w:right w:val="none" w:sz="0" w:space="0" w:color="auto"/>
      </w:divBdr>
    </w:div>
    <w:div w:id="1151873954">
      <w:marLeft w:val="0"/>
      <w:marRight w:val="0"/>
      <w:marTop w:val="0"/>
      <w:marBottom w:val="0"/>
      <w:divBdr>
        <w:top w:val="none" w:sz="0" w:space="0" w:color="auto"/>
        <w:left w:val="none" w:sz="0" w:space="0" w:color="auto"/>
        <w:bottom w:val="none" w:sz="0" w:space="0" w:color="auto"/>
        <w:right w:val="none" w:sz="0" w:space="0" w:color="auto"/>
      </w:divBdr>
    </w:div>
    <w:div w:id="1153568769">
      <w:marLeft w:val="0"/>
      <w:marRight w:val="0"/>
      <w:marTop w:val="0"/>
      <w:marBottom w:val="0"/>
      <w:divBdr>
        <w:top w:val="none" w:sz="0" w:space="0" w:color="auto"/>
        <w:left w:val="none" w:sz="0" w:space="0" w:color="auto"/>
        <w:bottom w:val="none" w:sz="0" w:space="0" w:color="auto"/>
        <w:right w:val="none" w:sz="0" w:space="0" w:color="auto"/>
      </w:divBdr>
    </w:div>
    <w:div w:id="1154761147">
      <w:marLeft w:val="0"/>
      <w:marRight w:val="0"/>
      <w:marTop w:val="0"/>
      <w:marBottom w:val="0"/>
      <w:divBdr>
        <w:top w:val="none" w:sz="0" w:space="0" w:color="auto"/>
        <w:left w:val="none" w:sz="0" w:space="0" w:color="auto"/>
        <w:bottom w:val="none" w:sz="0" w:space="0" w:color="auto"/>
        <w:right w:val="none" w:sz="0" w:space="0" w:color="auto"/>
      </w:divBdr>
    </w:div>
    <w:div w:id="1157112763">
      <w:marLeft w:val="0"/>
      <w:marRight w:val="0"/>
      <w:marTop w:val="0"/>
      <w:marBottom w:val="0"/>
      <w:divBdr>
        <w:top w:val="none" w:sz="0" w:space="0" w:color="auto"/>
        <w:left w:val="none" w:sz="0" w:space="0" w:color="auto"/>
        <w:bottom w:val="none" w:sz="0" w:space="0" w:color="auto"/>
        <w:right w:val="none" w:sz="0" w:space="0" w:color="auto"/>
      </w:divBdr>
    </w:div>
    <w:div w:id="1162619799">
      <w:marLeft w:val="0"/>
      <w:marRight w:val="0"/>
      <w:marTop w:val="0"/>
      <w:marBottom w:val="0"/>
      <w:divBdr>
        <w:top w:val="none" w:sz="0" w:space="0" w:color="auto"/>
        <w:left w:val="none" w:sz="0" w:space="0" w:color="auto"/>
        <w:bottom w:val="none" w:sz="0" w:space="0" w:color="auto"/>
        <w:right w:val="none" w:sz="0" w:space="0" w:color="auto"/>
      </w:divBdr>
    </w:div>
    <w:div w:id="1163741681">
      <w:marLeft w:val="0"/>
      <w:marRight w:val="0"/>
      <w:marTop w:val="0"/>
      <w:marBottom w:val="0"/>
      <w:divBdr>
        <w:top w:val="none" w:sz="0" w:space="0" w:color="auto"/>
        <w:left w:val="none" w:sz="0" w:space="0" w:color="auto"/>
        <w:bottom w:val="none" w:sz="0" w:space="0" w:color="auto"/>
        <w:right w:val="none" w:sz="0" w:space="0" w:color="auto"/>
      </w:divBdr>
    </w:div>
    <w:div w:id="1167399473">
      <w:marLeft w:val="0"/>
      <w:marRight w:val="0"/>
      <w:marTop w:val="0"/>
      <w:marBottom w:val="0"/>
      <w:divBdr>
        <w:top w:val="none" w:sz="0" w:space="0" w:color="auto"/>
        <w:left w:val="none" w:sz="0" w:space="0" w:color="auto"/>
        <w:bottom w:val="none" w:sz="0" w:space="0" w:color="auto"/>
        <w:right w:val="none" w:sz="0" w:space="0" w:color="auto"/>
      </w:divBdr>
    </w:div>
    <w:div w:id="1168599074">
      <w:marLeft w:val="0"/>
      <w:marRight w:val="0"/>
      <w:marTop w:val="0"/>
      <w:marBottom w:val="0"/>
      <w:divBdr>
        <w:top w:val="none" w:sz="0" w:space="0" w:color="auto"/>
        <w:left w:val="none" w:sz="0" w:space="0" w:color="auto"/>
        <w:bottom w:val="none" w:sz="0" w:space="0" w:color="auto"/>
        <w:right w:val="none" w:sz="0" w:space="0" w:color="auto"/>
      </w:divBdr>
    </w:div>
    <w:div w:id="1170408638">
      <w:marLeft w:val="0"/>
      <w:marRight w:val="0"/>
      <w:marTop w:val="0"/>
      <w:marBottom w:val="0"/>
      <w:divBdr>
        <w:top w:val="none" w:sz="0" w:space="0" w:color="auto"/>
        <w:left w:val="none" w:sz="0" w:space="0" w:color="auto"/>
        <w:bottom w:val="none" w:sz="0" w:space="0" w:color="auto"/>
        <w:right w:val="none" w:sz="0" w:space="0" w:color="auto"/>
      </w:divBdr>
    </w:div>
    <w:div w:id="1174807483">
      <w:marLeft w:val="0"/>
      <w:marRight w:val="0"/>
      <w:marTop w:val="0"/>
      <w:marBottom w:val="0"/>
      <w:divBdr>
        <w:top w:val="none" w:sz="0" w:space="0" w:color="auto"/>
        <w:left w:val="none" w:sz="0" w:space="0" w:color="auto"/>
        <w:bottom w:val="none" w:sz="0" w:space="0" w:color="auto"/>
        <w:right w:val="none" w:sz="0" w:space="0" w:color="auto"/>
      </w:divBdr>
    </w:div>
    <w:div w:id="1176310457">
      <w:marLeft w:val="0"/>
      <w:marRight w:val="0"/>
      <w:marTop w:val="0"/>
      <w:marBottom w:val="0"/>
      <w:divBdr>
        <w:top w:val="none" w:sz="0" w:space="0" w:color="auto"/>
        <w:left w:val="none" w:sz="0" w:space="0" w:color="auto"/>
        <w:bottom w:val="none" w:sz="0" w:space="0" w:color="auto"/>
        <w:right w:val="none" w:sz="0" w:space="0" w:color="auto"/>
      </w:divBdr>
    </w:div>
    <w:div w:id="1177385492">
      <w:marLeft w:val="0"/>
      <w:marRight w:val="0"/>
      <w:marTop w:val="0"/>
      <w:marBottom w:val="0"/>
      <w:divBdr>
        <w:top w:val="none" w:sz="0" w:space="0" w:color="auto"/>
        <w:left w:val="none" w:sz="0" w:space="0" w:color="auto"/>
        <w:bottom w:val="none" w:sz="0" w:space="0" w:color="auto"/>
        <w:right w:val="none" w:sz="0" w:space="0" w:color="auto"/>
      </w:divBdr>
    </w:div>
    <w:div w:id="1179153145">
      <w:marLeft w:val="0"/>
      <w:marRight w:val="0"/>
      <w:marTop w:val="0"/>
      <w:marBottom w:val="0"/>
      <w:divBdr>
        <w:top w:val="none" w:sz="0" w:space="0" w:color="auto"/>
        <w:left w:val="none" w:sz="0" w:space="0" w:color="auto"/>
        <w:bottom w:val="none" w:sz="0" w:space="0" w:color="auto"/>
        <w:right w:val="none" w:sz="0" w:space="0" w:color="auto"/>
      </w:divBdr>
    </w:div>
    <w:div w:id="1183596248">
      <w:marLeft w:val="0"/>
      <w:marRight w:val="0"/>
      <w:marTop w:val="0"/>
      <w:marBottom w:val="0"/>
      <w:divBdr>
        <w:top w:val="none" w:sz="0" w:space="0" w:color="auto"/>
        <w:left w:val="none" w:sz="0" w:space="0" w:color="auto"/>
        <w:bottom w:val="none" w:sz="0" w:space="0" w:color="auto"/>
        <w:right w:val="none" w:sz="0" w:space="0" w:color="auto"/>
      </w:divBdr>
    </w:div>
    <w:div w:id="1188758202">
      <w:marLeft w:val="0"/>
      <w:marRight w:val="0"/>
      <w:marTop w:val="0"/>
      <w:marBottom w:val="0"/>
      <w:divBdr>
        <w:top w:val="none" w:sz="0" w:space="0" w:color="auto"/>
        <w:left w:val="none" w:sz="0" w:space="0" w:color="auto"/>
        <w:bottom w:val="none" w:sz="0" w:space="0" w:color="auto"/>
        <w:right w:val="none" w:sz="0" w:space="0" w:color="auto"/>
      </w:divBdr>
    </w:div>
    <w:div w:id="1190608247">
      <w:marLeft w:val="0"/>
      <w:marRight w:val="0"/>
      <w:marTop w:val="0"/>
      <w:marBottom w:val="0"/>
      <w:divBdr>
        <w:top w:val="none" w:sz="0" w:space="0" w:color="auto"/>
        <w:left w:val="none" w:sz="0" w:space="0" w:color="auto"/>
        <w:bottom w:val="none" w:sz="0" w:space="0" w:color="auto"/>
        <w:right w:val="none" w:sz="0" w:space="0" w:color="auto"/>
      </w:divBdr>
    </w:div>
    <w:div w:id="1200313952">
      <w:marLeft w:val="0"/>
      <w:marRight w:val="0"/>
      <w:marTop w:val="0"/>
      <w:marBottom w:val="0"/>
      <w:divBdr>
        <w:top w:val="none" w:sz="0" w:space="0" w:color="auto"/>
        <w:left w:val="none" w:sz="0" w:space="0" w:color="auto"/>
        <w:bottom w:val="none" w:sz="0" w:space="0" w:color="auto"/>
        <w:right w:val="none" w:sz="0" w:space="0" w:color="auto"/>
      </w:divBdr>
    </w:div>
    <w:div w:id="1205488631">
      <w:marLeft w:val="0"/>
      <w:marRight w:val="0"/>
      <w:marTop w:val="0"/>
      <w:marBottom w:val="0"/>
      <w:divBdr>
        <w:top w:val="none" w:sz="0" w:space="0" w:color="auto"/>
        <w:left w:val="none" w:sz="0" w:space="0" w:color="auto"/>
        <w:bottom w:val="none" w:sz="0" w:space="0" w:color="auto"/>
        <w:right w:val="none" w:sz="0" w:space="0" w:color="auto"/>
      </w:divBdr>
    </w:div>
    <w:div w:id="1211653194">
      <w:marLeft w:val="0"/>
      <w:marRight w:val="0"/>
      <w:marTop w:val="0"/>
      <w:marBottom w:val="0"/>
      <w:divBdr>
        <w:top w:val="none" w:sz="0" w:space="0" w:color="auto"/>
        <w:left w:val="none" w:sz="0" w:space="0" w:color="auto"/>
        <w:bottom w:val="none" w:sz="0" w:space="0" w:color="auto"/>
        <w:right w:val="none" w:sz="0" w:space="0" w:color="auto"/>
      </w:divBdr>
    </w:div>
    <w:div w:id="1212837957">
      <w:marLeft w:val="0"/>
      <w:marRight w:val="0"/>
      <w:marTop w:val="0"/>
      <w:marBottom w:val="0"/>
      <w:divBdr>
        <w:top w:val="none" w:sz="0" w:space="0" w:color="auto"/>
        <w:left w:val="none" w:sz="0" w:space="0" w:color="auto"/>
        <w:bottom w:val="none" w:sz="0" w:space="0" w:color="auto"/>
        <w:right w:val="none" w:sz="0" w:space="0" w:color="auto"/>
      </w:divBdr>
    </w:div>
    <w:div w:id="1215386428">
      <w:marLeft w:val="0"/>
      <w:marRight w:val="0"/>
      <w:marTop w:val="0"/>
      <w:marBottom w:val="0"/>
      <w:divBdr>
        <w:top w:val="none" w:sz="0" w:space="0" w:color="auto"/>
        <w:left w:val="none" w:sz="0" w:space="0" w:color="auto"/>
        <w:bottom w:val="none" w:sz="0" w:space="0" w:color="auto"/>
        <w:right w:val="none" w:sz="0" w:space="0" w:color="auto"/>
      </w:divBdr>
    </w:div>
    <w:div w:id="1215777148">
      <w:marLeft w:val="0"/>
      <w:marRight w:val="0"/>
      <w:marTop w:val="0"/>
      <w:marBottom w:val="0"/>
      <w:divBdr>
        <w:top w:val="none" w:sz="0" w:space="0" w:color="auto"/>
        <w:left w:val="none" w:sz="0" w:space="0" w:color="auto"/>
        <w:bottom w:val="none" w:sz="0" w:space="0" w:color="auto"/>
        <w:right w:val="none" w:sz="0" w:space="0" w:color="auto"/>
      </w:divBdr>
    </w:div>
    <w:div w:id="1219172250">
      <w:marLeft w:val="0"/>
      <w:marRight w:val="0"/>
      <w:marTop w:val="0"/>
      <w:marBottom w:val="0"/>
      <w:divBdr>
        <w:top w:val="none" w:sz="0" w:space="0" w:color="auto"/>
        <w:left w:val="none" w:sz="0" w:space="0" w:color="auto"/>
        <w:bottom w:val="none" w:sz="0" w:space="0" w:color="auto"/>
        <w:right w:val="none" w:sz="0" w:space="0" w:color="auto"/>
      </w:divBdr>
    </w:div>
    <w:div w:id="1220287151">
      <w:marLeft w:val="0"/>
      <w:marRight w:val="0"/>
      <w:marTop w:val="0"/>
      <w:marBottom w:val="0"/>
      <w:divBdr>
        <w:top w:val="none" w:sz="0" w:space="0" w:color="auto"/>
        <w:left w:val="none" w:sz="0" w:space="0" w:color="auto"/>
        <w:bottom w:val="none" w:sz="0" w:space="0" w:color="auto"/>
        <w:right w:val="none" w:sz="0" w:space="0" w:color="auto"/>
      </w:divBdr>
    </w:div>
    <w:div w:id="1230725727">
      <w:marLeft w:val="0"/>
      <w:marRight w:val="0"/>
      <w:marTop w:val="0"/>
      <w:marBottom w:val="0"/>
      <w:divBdr>
        <w:top w:val="none" w:sz="0" w:space="0" w:color="auto"/>
        <w:left w:val="none" w:sz="0" w:space="0" w:color="auto"/>
        <w:bottom w:val="none" w:sz="0" w:space="0" w:color="auto"/>
        <w:right w:val="none" w:sz="0" w:space="0" w:color="auto"/>
      </w:divBdr>
    </w:div>
    <w:div w:id="1231773947">
      <w:marLeft w:val="0"/>
      <w:marRight w:val="0"/>
      <w:marTop w:val="0"/>
      <w:marBottom w:val="0"/>
      <w:divBdr>
        <w:top w:val="none" w:sz="0" w:space="0" w:color="auto"/>
        <w:left w:val="none" w:sz="0" w:space="0" w:color="auto"/>
        <w:bottom w:val="none" w:sz="0" w:space="0" w:color="auto"/>
        <w:right w:val="none" w:sz="0" w:space="0" w:color="auto"/>
      </w:divBdr>
    </w:div>
    <w:div w:id="1234973898">
      <w:marLeft w:val="0"/>
      <w:marRight w:val="0"/>
      <w:marTop w:val="0"/>
      <w:marBottom w:val="0"/>
      <w:divBdr>
        <w:top w:val="none" w:sz="0" w:space="0" w:color="auto"/>
        <w:left w:val="none" w:sz="0" w:space="0" w:color="auto"/>
        <w:bottom w:val="none" w:sz="0" w:space="0" w:color="auto"/>
        <w:right w:val="none" w:sz="0" w:space="0" w:color="auto"/>
      </w:divBdr>
    </w:div>
    <w:div w:id="1236671885">
      <w:marLeft w:val="0"/>
      <w:marRight w:val="0"/>
      <w:marTop w:val="0"/>
      <w:marBottom w:val="0"/>
      <w:divBdr>
        <w:top w:val="none" w:sz="0" w:space="0" w:color="auto"/>
        <w:left w:val="none" w:sz="0" w:space="0" w:color="auto"/>
        <w:bottom w:val="none" w:sz="0" w:space="0" w:color="auto"/>
        <w:right w:val="none" w:sz="0" w:space="0" w:color="auto"/>
      </w:divBdr>
    </w:div>
    <w:div w:id="1237284127">
      <w:marLeft w:val="0"/>
      <w:marRight w:val="0"/>
      <w:marTop w:val="0"/>
      <w:marBottom w:val="0"/>
      <w:divBdr>
        <w:top w:val="none" w:sz="0" w:space="0" w:color="auto"/>
        <w:left w:val="none" w:sz="0" w:space="0" w:color="auto"/>
        <w:bottom w:val="none" w:sz="0" w:space="0" w:color="auto"/>
        <w:right w:val="none" w:sz="0" w:space="0" w:color="auto"/>
      </w:divBdr>
    </w:div>
    <w:div w:id="1240138998">
      <w:marLeft w:val="0"/>
      <w:marRight w:val="0"/>
      <w:marTop w:val="0"/>
      <w:marBottom w:val="0"/>
      <w:divBdr>
        <w:top w:val="none" w:sz="0" w:space="0" w:color="auto"/>
        <w:left w:val="none" w:sz="0" w:space="0" w:color="auto"/>
        <w:bottom w:val="none" w:sz="0" w:space="0" w:color="auto"/>
        <w:right w:val="none" w:sz="0" w:space="0" w:color="auto"/>
      </w:divBdr>
    </w:div>
    <w:div w:id="1242568771">
      <w:marLeft w:val="0"/>
      <w:marRight w:val="0"/>
      <w:marTop w:val="0"/>
      <w:marBottom w:val="0"/>
      <w:divBdr>
        <w:top w:val="none" w:sz="0" w:space="0" w:color="auto"/>
        <w:left w:val="none" w:sz="0" w:space="0" w:color="auto"/>
        <w:bottom w:val="none" w:sz="0" w:space="0" w:color="auto"/>
        <w:right w:val="none" w:sz="0" w:space="0" w:color="auto"/>
      </w:divBdr>
    </w:div>
    <w:div w:id="1244952216">
      <w:marLeft w:val="0"/>
      <w:marRight w:val="0"/>
      <w:marTop w:val="0"/>
      <w:marBottom w:val="0"/>
      <w:divBdr>
        <w:top w:val="none" w:sz="0" w:space="0" w:color="auto"/>
        <w:left w:val="none" w:sz="0" w:space="0" w:color="auto"/>
        <w:bottom w:val="none" w:sz="0" w:space="0" w:color="auto"/>
        <w:right w:val="none" w:sz="0" w:space="0" w:color="auto"/>
      </w:divBdr>
    </w:div>
    <w:div w:id="1247032983">
      <w:marLeft w:val="0"/>
      <w:marRight w:val="0"/>
      <w:marTop w:val="0"/>
      <w:marBottom w:val="0"/>
      <w:divBdr>
        <w:top w:val="none" w:sz="0" w:space="0" w:color="auto"/>
        <w:left w:val="none" w:sz="0" w:space="0" w:color="auto"/>
        <w:bottom w:val="none" w:sz="0" w:space="0" w:color="auto"/>
        <w:right w:val="none" w:sz="0" w:space="0" w:color="auto"/>
      </w:divBdr>
    </w:div>
    <w:div w:id="1250508125">
      <w:marLeft w:val="0"/>
      <w:marRight w:val="0"/>
      <w:marTop w:val="0"/>
      <w:marBottom w:val="0"/>
      <w:divBdr>
        <w:top w:val="none" w:sz="0" w:space="0" w:color="auto"/>
        <w:left w:val="none" w:sz="0" w:space="0" w:color="auto"/>
        <w:bottom w:val="none" w:sz="0" w:space="0" w:color="auto"/>
        <w:right w:val="none" w:sz="0" w:space="0" w:color="auto"/>
      </w:divBdr>
    </w:div>
    <w:div w:id="1265382740">
      <w:marLeft w:val="0"/>
      <w:marRight w:val="0"/>
      <w:marTop w:val="0"/>
      <w:marBottom w:val="0"/>
      <w:divBdr>
        <w:top w:val="none" w:sz="0" w:space="0" w:color="auto"/>
        <w:left w:val="none" w:sz="0" w:space="0" w:color="auto"/>
        <w:bottom w:val="none" w:sz="0" w:space="0" w:color="auto"/>
        <w:right w:val="none" w:sz="0" w:space="0" w:color="auto"/>
      </w:divBdr>
    </w:div>
    <w:div w:id="1266310887">
      <w:marLeft w:val="0"/>
      <w:marRight w:val="0"/>
      <w:marTop w:val="0"/>
      <w:marBottom w:val="0"/>
      <w:divBdr>
        <w:top w:val="none" w:sz="0" w:space="0" w:color="auto"/>
        <w:left w:val="none" w:sz="0" w:space="0" w:color="auto"/>
        <w:bottom w:val="none" w:sz="0" w:space="0" w:color="auto"/>
        <w:right w:val="none" w:sz="0" w:space="0" w:color="auto"/>
      </w:divBdr>
    </w:div>
    <w:div w:id="1266768691">
      <w:marLeft w:val="0"/>
      <w:marRight w:val="0"/>
      <w:marTop w:val="0"/>
      <w:marBottom w:val="0"/>
      <w:divBdr>
        <w:top w:val="none" w:sz="0" w:space="0" w:color="auto"/>
        <w:left w:val="none" w:sz="0" w:space="0" w:color="auto"/>
        <w:bottom w:val="none" w:sz="0" w:space="0" w:color="auto"/>
        <w:right w:val="none" w:sz="0" w:space="0" w:color="auto"/>
      </w:divBdr>
    </w:div>
    <w:div w:id="1268587232">
      <w:marLeft w:val="0"/>
      <w:marRight w:val="0"/>
      <w:marTop w:val="0"/>
      <w:marBottom w:val="0"/>
      <w:divBdr>
        <w:top w:val="none" w:sz="0" w:space="0" w:color="auto"/>
        <w:left w:val="none" w:sz="0" w:space="0" w:color="auto"/>
        <w:bottom w:val="none" w:sz="0" w:space="0" w:color="auto"/>
        <w:right w:val="none" w:sz="0" w:space="0" w:color="auto"/>
      </w:divBdr>
    </w:div>
    <w:div w:id="1271620439">
      <w:marLeft w:val="0"/>
      <w:marRight w:val="0"/>
      <w:marTop w:val="0"/>
      <w:marBottom w:val="0"/>
      <w:divBdr>
        <w:top w:val="none" w:sz="0" w:space="0" w:color="auto"/>
        <w:left w:val="none" w:sz="0" w:space="0" w:color="auto"/>
        <w:bottom w:val="none" w:sz="0" w:space="0" w:color="auto"/>
        <w:right w:val="none" w:sz="0" w:space="0" w:color="auto"/>
      </w:divBdr>
    </w:div>
    <w:div w:id="1273396747">
      <w:marLeft w:val="0"/>
      <w:marRight w:val="0"/>
      <w:marTop w:val="0"/>
      <w:marBottom w:val="0"/>
      <w:divBdr>
        <w:top w:val="none" w:sz="0" w:space="0" w:color="auto"/>
        <w:left w:val="none" w:sz="0" w:space="0" w:color="auto"/>
        <w:bottom w:val="none" w:sz="0" w:space="0" w:color="auto"/>
        <w:right w:val="none" w:sz="0" w:space="0" w:color="auto"/>
      </w:divBdr>
    </w:div>
    <w:div w:id="1273585512">
      <w:marLeft w:val="0"/>
      <w:marRight w:val="0"/>
      <w:marTop w:val="0"/>
      <w:marBottom w:val="0"/>
      <w:divBdr>
        <w:top w:val="none" w:sz="0" w:space="0" w:color="auto"/>
        <w:left w:val="none" w:sz="0" w:space="0" w:color="auto"/>
        <w:bottom w:val="none" w:sz="0" w:space="0" w:color="auto"/>
        <w:right w:val="none" w:sz="0" w:space="0" w:color="auto"/>
      </w:divBdr>
    </w:div>
    <w:div w:id="1277101481">
      <w:marLeft w:val="0"/>
      <w:marRight w:val="0"/>
      <w:marTop w:val="0"/>
      <w:marBottom w:val="0"/>
      <w:divBdr>
        <w:top w:val="none" w:sz="0" w:space="0" w:color="auto"/>
        <w:left w:val="none" w:sz="0" w:space="0" w:color="auto"/>
        <w:bottom w:val="none" w:sz="0" w:space="0" w:color="auto"/>
        <w:right w:val="none" w:sz="0" w:space="0" w:color="auto"/>
      </w:divBdr>
    </w:div>
    <w:div w:id="1282804412">
      <w:marLeft w:val="0"/>
      <w:marRight w:val="0"/>
      <w:marTop w:val="0"/>
      <w:marBottom w:val="0"/>
      <w:divBdr>
        <w:top w:val="none" w:sz="0" w:space="0" w:color="auto"/>
        <w:left w:val="none" w:sz="0" w:space="0" w:color="auto"/>
        <w:bottom w:val="none" w:sz="0" w:space="0" w:color="auto"/>
        <w:right w:val="none" w:sz="0" w:space="0" w:color="auto"/>
      </w:divBdr>
    </w:div>
    <w:div w:id="1287928706">
      <w:marLeft w:val="0"/>
      <w:marRight w:val="0"/>
      <w:marTop w:val="0"/>
      <w:marBottom w:val="0"/>
      <w:divBdr>
        <w:top w:val="none" w:sz="0" w:space="0" w:color="auto"/>
        <w:left w:val="none" w:sz="0" w:space="0" w:color="auto"/>
        <w:bottom w:val="none" w:sz="0" w:space="0" w:color="auto"/>
        <w:right w:val="none" w:sz="0" w:space="0" w:color="auto"/>
      </w:divBdr>
    </w:div>
    <w:div w:id="1289313989">
      <w:marLeft w:val="0"/>
      <w:marRight w:val="0"/>
      <w:marTop w:val="0"/>
      <w:marBottom w:val="0"/>
      <w:divBdr>
        <w:top w:val="none" w:sz="0" w:space="0" w:color="auto"/>
        <w:left w:val="none" w:sz="0" w:space="0" w:color="auto"/>
        <w:bottom w:val="none" w:sz="0" w:space="0" w:color="auto"/>
        <w:right w:val="none" w:sz="0" w:space="0" w:color="auto"/>
      </w:divBdr>
    </w:div>
    <w:div w:id="1291010818">
      <w:marLeft w:val="0"/>
      <w:marRight w:val="0"/>
      <w:marTop w:val="0"/>
      <w:marBottom w:val="0"/>
      <w:divBdr>
        <w:top w:val="none" w:sz="0" w:space="0" w:color="auto"/>
        <w:left w:val="none" w:sz="0" w:space="0" w:color="auto"/>
        <w:bottom w:val="none" w:sz="0" w:space="0" w:color="auto"/>
        <w:right w:val="none" w:sz="0" w:space="0" w:color="auto"/>
      </w:divBdr>
    </w:div>
    <w:div w:id="1295064030">
      <w:marLeft w:val="0"/>
      <w:marRight w:val="0"/>
      <w:marTop w:val="0"/>
      <w:marBottom w:val="0"/>
      <w:divBdr>
        <w:top w:val="none" w:sz="0" w:space="0" w:color="auto"/>
        <w:left w:val="none" w:sz="0" w:space="0" w:color="auto"/>
        <w:bottom w:val="none" w:sz="0" w:space="0" w:color="auto"/>
        <w:right w:val="none" w:sz="0" w:space="0" w:color="auto"/>
      </w:divBdr>
    </w:div>
    <w:div w:id="1300456294">
      <w:marLeft w:val="0"/>
      <w:marRight w:val="0"/>
      <w:marTop w:val="0"/>
      <w:marBottom w:val="0"/>
      <w:divBdr>
        <w:top w:val="none" w:sz="0" w:space="0" w:color="auto"/>
        <w:left w:val="none" w:sz="0" w:space="0" w:color="auto"/>
        <w:bottom w:val="none" w:sz="0" w:space="0" w:color="auto"/>
        <w:right w:val="none" w:sz="0" w:space="0" w:color="auto"/>
      </w:divBdr>
    </w:div>
    <w:div w:id="1300569884">
      <w:marLeft w:val="0"/>
      <w:marRight w:val="0"/>
      <w:marTop w:val="0"/>
      <w:marBottom w:val="0"/>
      <w:divBdr>
        <w:top w:val="none" w:sz="0" w:space="0" w:color="auto"/>
        <w:left w:val="none" w:sz="0" w:space="0" w:color="auto"/>
        <w:bottom w:val="none" w:sz="0" w:space="0" w:color="auto"/>
        <w:right w:val="none" w:sz="0" w:space="0" w:color="auto"/>
      </w:divBdr>
    </w:div>
    <w:div w:id="1304776695">
      <w:marLeft w:val="0"/>
      <w:marRight w:val="0"/>
      <w:marTop w:val="0"/>
      <w:marBottom w:val="0"/>
      <w:divBdr>
        <w:top w:val="none" w:sz="0" w:space="0" w:color="auto"/>
        <w:left w:val="none" w:sz="0" w:space="0" w:color="auto"/>
        <w:bottom w:val="none" w:sz="0" w:space="0" w:color="auto"/>
        <w:right w:val="none" w:sz="0" w:space="0" w:color="auto"/>
      </w:divBdr>
    </w:div>
    <w:div w:id="1307082590">
      <w:marLeft w:val="0"/>
      <w:marRight w:val="0"/>
      <w:marTop w:val="0"/>
      <w:marBottom w:val="0"/>
      <w:divBdr>
        <w:top w:val="none" w:sz="0" w:space="0" w:color="auto"/>
        <w:left w:val="none" w:sz="0" w:space="0" w:color="auto"/>
        <w:bottom w:val="none" w:sz="0" w:space="0" w:color="auto"/>
        <w:right w:val="none" w:sz="0" w:space="0" w:color="auto"/>
      </w:divBdr>
    </w:div>
    <w:div w:id="1310207703">
      <w:marLeft w:val="0"/>
      <w:marRight w:val="0"/>
      <w:marTop w:val="0"/>
      <w:marBottom w:val="0"/>
      <w:divBdr>
        <w:top w:val="none" w:sz="0" w:space="0" w:color="auto"/>
        <w:left w:val="none" w:sz="0" w:space="0" w:color="auto"/>
        <w:bottom w:val="none" w:sz="0" w:space="0" w:color="auto"/>
        <w:right w:val="none" w:sz="0" w:space="0" w:color="auto"/>
      </w:divBdr>
    </w:div>
    <w:div w:id="1311445497">
      <w:marLeft w:val="0"/>
      <w:marRight w:val="0"/>
      <w:marTop w:val="0"/>
      <w:marBottom w:val="0"/>
      <w:divBdr>
        <w:top w:val="none" w:sz="0" w:space="0" w:color="auto"/>
        <w:left w:val="none" w:sz="0" w:space="0" w:color="auto"/>
        <w:bottom w:val="none" w:sz="0" w:space="0" w:color="auto"/>
        <w:right w:val="none" w:sz="0" w:space="0" w:color="auto"/>
      </w:divBdr>
    </w:div>
    <w:div w:id="1315185004">
      <w:marLeft w:val="0"/>
      <w:marRight w:val="0"/>
      <w:marTop w:val="0"/>
      <w:marBottom w:val="0"/>
      <w:divBdr>
        <w:top w:val="none" w:sz="0" w:space="0" w:color="auto"/>
        <w:left w:val="none" w:sz="0" w:space="0" w:color="auto"/>
        <w:bottom w:val="none" w:sz="0" w:space="0" w:color="auto"/>
        <w:right w:val="none" w:sz="0" w:space="0" w:color="auto"/>
      </w:divBdr>
    </w:div>
    <w:div w:id="1318457986">
      <w:marLeft w:val="0"/>
      <w:marRight w:val="0"/>
      <w:marTop w:val="0"/>
      <w:marBottom w:val="0"/>
      <w:divBdr>
        <w:top w:val="none" w:sz="0" w:space="0" w:color="auto"/>
        <w:left w:val="none" w:sz="0" w:space="0" w:color="auto"/>
        <w:bottom w:val="none" w:sz="0" w:space="0" w:color="auto"/>
        <w:right w:val="none" w:sz="0" w:space="0" w:color="auto"/>
      </w:divBdr>
    </w:div>
    <w:div w:id="1320578137">
      <w:marLeft w:val="0"/>
      <w:marRight w:val="0"/>
      <w:marTop w:val="0"/>
      <w:marBottom w:val="0"/>
      <w:divBdr>
        <w:top w:val="none" w:sz="0" w:space="0" w:color="auto"/>
        <w:left w:val="none" w:sz="0" w:space="0" w:color="auto"/>
        <w:bottom w:val="none" w:sz="0" w:space="0" w:color="auto"/>
        <w:right w:val="none" w:sz="0" w:space="0" w:color="auto"/>
      </w:divBdr>
    </w:div>
    <w:div w:id="1321619477">
      <w:marLeft w:val="0"/>
      <w:marRight w:val="0"/>
      <w:marTop w:val="0"/>
      <w:marBottom w:val="0"/>
      <w:divBdr>
        <w:top w:val="none" w:sz="0" w:space="0" w:color="auto"/>
        <w:left w:val="none" w:sz="0" w:space="0" w:color="auto"/>
        <w:bottom w:val="none" w:sz="0" w:space="0" w:color="auto"/>
        <w:right w:val="none" w:sz="0" w:space="0" w:color="auto"/>
      </w:divBdr>
    </w:div>
    <w:div w:id="1323319087">
      <w:marLeft w:val="0"/>
      <w:marRight w:val="0"/>
      <w:marTop w:val="0"/>
      <w:marBottom w:val="0"/>
      <w:divBdr>
        <w:top w:val="none" w:sz="0" w:space="0" w:color="auto"/>
        <w:left w:val="none" w:sz="0" w:space="0" w:color="auto"/>
        <w:bottom w:val="none" w:sz="0" w:space="0" w:color="auto"/>
        <w:right w:val="none" w:sz="0" w:space="0" w:color="auto"/>
      </w:divBdr>
    </w:div>
    <w:div w:id="1324354684">
      <w:marLeft w:val="0"/>
      <w:marRight w:val="0"/>
      <w:marTop w:val="0"/>
      <w:marBottom w:val="0"/>
      <w:divBdr>
        <w:top w:val="none" w:sz="0" w:space="0" w:color="auto"/>
        <w:left w:val="none" w:sz="0" w:space="0" w:color="auto"/>
        <w:bottom w:val="none" w:sz="0" w:space="0" w:color="auto"/>
        <w:right w:val="none" w:sz="0" w:space="0" w:color="auto"/>
      </w:divBdr>
    </w:div>
    <w:div w:id="1325860965">
      <w:marLeft w:val="0"/>
      <w:marRight w:val="0"/>
      <w:marTop w:val="0"/>
      <w:marBottom w:val="0"/>
      <w:divBdr>
        <w:top w:val="none" w:sz="0" w:space="0" w:color="auto"/>
        <w:left w:val="none" w:sz="0" w:space="0" w:color="auto"/>
        <w:bottom w:val="none" w:sz="0" w:space="0" w:color="auto"/>
        <w:right w:val="none" w:sz="0" w:space="0" w:color="auto"/>
      </w:divBdr>
    </w:div>
    <w:div w:id="1327980066">
      <w:marLeft w:val="0"/>
      <w:marRight w:val="0"/>
      <w:marTop w:val="0"/>
      <w:marBottom w:val="0"/>
      <w:divBdr>
        <w:top w:val="none" w:sz="0" w:space="0" w:color="auto"/>
        <w:left w:val="none" w:sz="0" w:space="0" w:color="auto"/>
        <w:bottom w:val="none" w:sz="0" w:space="0" w:color="auto"/>
        <w:right w:val="none" w:sz="0" w:space="0" w:color="auto"/>
      </w:divBdr>
    </w:div>
    <w:div w:id="1333680815">
      <w:marLeft w:val="0"/>
      <w:marRight w:val="0"/>
      <w:marTop w:val="0"/>
      <w:marBottom w:val="0"/>
      <w:divBdr>
        <w:top w:val="none" w:sz="0" w:space="0" w:color="auto"/>
        <w:left w:val="none" w:sz="0" w:space="0" w:color="auto"/>
        <w:bottom w:val="none" w:sz="0" w:space="0" w:color="auto"/>
        <w:right w:val="none" w:sz="0" w:space="0" w:color="auto"/>
      </w:divBdr>
    </w:div>
    <w:div w:id="1342125324">
      <w:marLeft w:val="0"/>
      <w:marRight w:val="0"/>
      <w:marTop w:val="0"/>
      <w:marBottom w:val="0"/>
      <w:divBdr>
        <w:top w:val="none" w:sz="0" w:space="0" w:color="auto"/>
        <w:left w:val="none" w:sz="0" w:space="0" w:color="auto"/>
        <w:bottom w:val="none" w:sz="0" w:space="0" w:color="auto"/>
        <w:right w:val="none" w:sz="0" w:space="0" w:color="auto"/>
      </w:divBdr>
    </w:div>
    <w:div w:id="1345353608">
      <w:marLeft w:val="0"/>
      <w:marRight w:val="0"/>
      <w:marTop w:val="0"/>
      <w:marBottom w:val="0"/>
      <w:divBdr>
        <w:top w:val="none" w:sz="0" w:space="0" w:color="auto"/>
        <w:left w:val="none" w:sz="0" w:space="0" w:color="auto"/>
        <w:bottom w:val="none" w:sz="0" w:space="0" w:color="auto"/>
        <w:right w:val="none" w:sz="0" w:space="0" w:color="auto"/>
      </w:divBdr>
    </w:div>
    <w:div w:id="1346782682">
      <w:marLeft w:val="0"/>
      <w:marRight w:val="0"/>
      <w:marTop w:val="100"/>
      <w:marBottom w:val="100"/>
      <w:divBdr>
        <w:top w:val="none" w:sz="0" w:space="0" w:color="auto"/>
        <w:left w:val="none" w:sz="0" w:space="0" w:color="auto"/>
        <w:bottom w:val="none" w:sz="0" w:space="0" w:color="auto"/>
        <w:right w:val="none" w:sz="0" w:space="0" w:color="auto"/>
      </w:divBdr>
    </w:div>
    <w:div w:id="1358655183">
      <w:marLeft w:val="0"/>
      <w:marRight w:val="0"/>
      <w:marTop w:val="0"/>
      <w:marBottom w:val="0"/>
      <w:divBdr>
        <w:top w:val="none" w:sz="0" w:space="0" w:color="auto"/>
        <w:left w:val="none" w:sz="0" w:space="0" w:color="auto"/>
        <w:bottom w:val="none" w:sz="0" w:space="0" w:color="auto"/>
        <w:right w:val="none" w:sz="0" w:space="0" w:color="auto"/>
      </w:divBdr>
    </w:div>
    <w:div w:id="1367559580">
      <w:marLeft w:val="0"/>
      <w:marRight w:val="0"/>
      <w:marTop w:val="0"/>
      <w:marBottom w:val="0"/>
      <w:divBdr>
        <w:top w:val="none" w:sz="0" w:space="0" w:color="auto"/>
        <w:left w:val="none" w:sz="0" w:space="0" w:color="auto"/>
        <w:bottom w:val="none" w:sz="0" w:space="0" w:color="auto"/>
        <w:right w:val="none" w:sz="0" w:space="0" w:color="auto"/>
      </w:divBdr>
    </w:div>
    <w:div w:id="1374815820">
      <w:marLeft w:val="0"/>
      <w:marRight w:val="0"/>
      <w:marTop w:val="0"/>
      <w:marBottom w:val="0"/>
      <w:divBdr>
        <w:top w:val="none" w:sz="0" w:space="0" w:color="auto"/>
        <w:left w:val="none" w:sz="0" w:space="0" w:color="auto"/>
        <w:bottom w:val="none" w:sz="0" w:space="0" w:color="auto"/>
        <w:right w:val="none" w:sz="0" w:space="0" w:color="auto"/>
      </w:divBdr>
    </w:div>
    <w:div w:id="1380276251">
      <w:marLeft w:val="0"/>
      <w:marRight w:val="0"/>
      <w:marTop w:val="0"/>
      <w:marBottom w:val="0"/>
      <w:divBdr>
        <w:top w:val="none" w:sz="0" w:space="0" w:color="auto"/>
        <w:left w:val="none" w:sz="0" w:space="0" w:color="auto"/>
        <w:bottom w:val="none" w:sz="0" w:space="0" w:color="auto"/>
        <w:right w:val="none" w:sz="0" w:space="0" w:color="auto"/>
      </w:divBdr>
    </w:div>
    <w:div w:id="1382091568">
      <w:marLeft w:val="0"/>
      <w:marRight w:val="0"/>
      <w:marTop w:val="0"/>
      <w:marBottom w:val="0"/>
      <w:divBdr>
        <w:top w:val="none" w:sz="0" w:space="0" w:color="auto"/>
        <w:left w:val="none" w:sz="0" w:space="0" w:color="auto"/>
        <w:bottom w:val="none" w:sz="0" w:space="0" w:color="auto"/>
        <w:right w:val="none" w:sz="0" w:space="0" w:color="auto"/>
      </w:divBdr>
    </w:div>
    <w:div w:id="1382092829">
      <w:marLeft w:val="0"/>
      <w:marRight w:val="0"/>
      <w:marTop w:val="0"/>
      <w:marBottom w:val="0"/>
      <w:divBdr>
        <w:top w:val="none" w:sz="0" w:space="0" w:color="auto"/>
        <w:left w:val="none" w:sz="0" w:space="0" w:color="auto"/>
        <w:bottom w:val="none" w:sz="0" w:space="0" w:color="auto"/>
        <w:right w:val="none" w:sz="0" w:space="0" w:color="auto"/>
      </w:divBdr>
    </w:div>
    <w:div w:id="1385834788">
      <w:marLeft w:val="0"/>
      <w:marRight w:val="0"/>
      <w:marTop w:val="0"/>
      <w:marBottom w:val="0"/>
      <w:divBdr>
        <w:top w:val="none" w:sz="0" w:space="0" w:color="auto"/>
        <w:left w:val="none" w:sz="0" w:space="0" w:color="auto"/>
        <w:bottom w:val="none" w:sz="0" w:space="0" w:color="auto"/>
        <w:right w:val="none" w:sz="0" w:space="0" w:color="auto"/>
      </w:divBdr>
    </w:div>
    <w:div w:id="1386366701">
      <w:marLeft w:val="0"/>
      <w:marRight w:val="0"/>
      <w:marTop w:val="0"/>
      <w:marBottom w:val="0"/>
      <w:divBdr>
        <w:top w:val="none" w:sz="0" w:space="0" w:color="auto"/>
        <w:left w:val="none" w:sz="0" w:space="0" w:color="auto"/>
        <w:bottom w:val="none" w:sz="0" w:space="0" w:color="auto"/>
        <w:right w:val="none" w:sz="0" w:space="0" w:color="auto"/>
      </w:divBdr>
    </w:div>
    <w:div w:id="1389842980">
      <w:marLeft w:val="0"/>
      <w:marRight w:val="0"/>
      <w:marTop w:val="0"/>
      <w:marBottom w:val="0"/>
      <w:divBdr>
        <w:top w:val="none" w:sz="0" w:space="0" w:color="auto"/>
        <w:left w:val="none" w:sz="0" w:space="0" w:color="auto"/>
        <w:bottom w:val="none" w:sz="0" w:space="0" w:color="auto"/>
        <w:right w:val="none" w:sz="0" w:space="0" w:color="auto"/>
      </w:divBdr>
    </w:div>
    <w:div w:id="1391883207">
      <w:marLeft w:val="0"/>
      <w:marRight w:val="0"/>
      <w:marTop w:val="0"/>
      <w:marBottom w:val="0"/>
      <w:divBdr>
        <w:top w:val="none" w:sz="0" w:space="0" w:color="auto"/>
        <w:left w:val="none" w:sz="0" w:space="0" w:color="auto"/>
        <w:bottom w:val="none" w:sz="0" w:space="0" w:color="auto"/>
        <w:right w:val="none" w:sz="0" w:space="0" w:color="auto"/>
      </w:divBdr>
    </w:div>
    <w:div w:id="1395471492">
      <w:marLeft w:val="0"/>
      <w:marRight w:val="0"/>
      <w:marTop w:val="0"/>
      <w:marBottom w:val="0"/>
      <w:divBdr>
        <w:top w:val="none" w:sz="0" w:space="0" w:color="auto"/>
        <w:left w:val="none" w:sz="0" w:space="0" w:color="auto"/>
        <w:bottom w:val="none" w:sz="0" w:space="0" w:color="auto"/>
        <w:right w:val="none" w:sz="0" w:space="0" w:color="auto"/>
      </w:divBdr>
    </w:div>
    <w:div w:id="1396590414">
      <w:marLeft w:val="0"/>
      <w:marRight w:val="0"/>
      <w:marTop w:val="0"/>
      <w:marBottom w:val="0"/>
      <w:divBdr>
        <w:top w:val="none" w:sz="0" w:space="0" w:color="auto"/>
        <w:left w:val="none" w:sz="0" w:space="0" w:color="auto"/>
        <w:bottom w:val="none" w:sz="0" w:space="0" w:color="auto"/>
        <w:right w:val="none" w:sz="0" w:space="0" w:color="auto"/>
      </w:divBdr>
    </w:div>
    <w:div w:id="1398623404">
      <w:marLeft w:val="0"/>
      <w:marRight w:val="0"/>
      <w:marTop w:val="0"/>
      <w:marBottom w:val="0"/>
      <w:divBdr>
        <w:top w:val="none" w:sz="0" w:space="0" w:color="auto"/>
        <w:left w:val="none" w:sz="0" w:space="0" w:color="auto"/>
        <w:bottom w:val="none" w:sz="0" w:space="0" w:color="auto"/>
        <w:right w:val="none" w:sz="0" w:space="0" w:color="auto"/>
      </w:divBdr>
    </w:div>
    <w:div w:id="1398937391">
      <w:marLeft w:val="0"/>
      <w:marRight w:val="0"/>
      <w:marTop w:val="0"/>
      <w:marBottom w:val="0"/>
      <w:divBdr>
        <w:top w:val="none" w:sz="0" w:space="0" w:color="auto"/>
        <w:left w:val="none" w:sz="0" w:space="0" w:color="auto"/>
        <w:bottom w:val="none" w:sz="0" w:space="0" w:color="auto"/>
        <w:right w:val="none" w:sz="0" w:space="0" w:color="auto"/>
      </w:divBdr>
    </w:div>
    <w:div w:id="1404522630">
      <w:marLeft w:val="0"/>
      <w:marRight w:val="0"/>
      <w:marTop w:val="0"/>
      <w:marBottom w:val="0"/>
      <w:divBdr>
        <w:top w:val="none" w:sz="0" w:space="0" w:color="auto"/>
        <w:left w:val="none" w:sz="0" w:space="0" w:color="auto"/>
        <w:bottom w:val="none" w:sz="0" w:space="0" w:color="auto"/>
        <w:right w:val="none" w:sz="0" w:space="0" w:color="auto"/>
      </w:divBdr>
    </w:div>
    <w:div w:id="1406075560">
      <w:marLeft w:val="0"/>
      <w:marRight w:val="0"/>
      <w:marTop w:val="0"/>
      <w:marBottom w:val="0"/>
      <w:divBdr>
        <w:top w:val="none" w:sz="0" w:space="0" w:color="auto"/>
        <w:left w:val="none" w:sz="0" w:space="0" w:color="auto"/>
        <w:bottom w:val="none" w:sz="0" w:space="0" w:color="auto"/>
        <w:right w:val="none" w:sz="0" w:space="0" w:color="auto"/>
      </w:divBdr>
    </w:div>
    <w:div w:id="1408842859">
      <w:marLeft w:val="0"/>
      <w:marRight w:val="0"/>
      <w:marTop w:val="0"/>
      <w:marBottom w:val="0"/>
      <w:divBdr>
        <w:top w:val="none" w:sz="0" w:space="0" w:color="auto"/>
        <w:left w:val="none" w:sz="0" w:space="0" w:color="auto"/>
        <w:bottom w:val="none" w:sz="0" w:space="0" w:color="auto"/>
        <w:right w:val="none" w:sz="0" w:space="0" w:color="auto"/>
      </w:divBdr>
    </w:div>
    <w:div w:id="1411466368">
      <w:marLeft w:val="0"/>
      <w:marRight w:val="0"/>
      <w:marTop w:val="0"/>
      <w:marBottom w:val="0"/>
      <w:divBdr>
        <w:top w:val="none" w:sz="0" w:space="0" w:color="auto"/>
        <w:left w:val="none" w:sz="0" w:space="0" w:color="auto"/>
        <w:bottom w:val="none" w:sz="0" w:space="0" w:color="auto"/>
        <w:right w:val="none" w:sz="0" w:space="0" w:color="auto"/>
      </w:divBdr>
    </w:div>
    <w:div w:id="1412657938">
      <w:marLeft w:val="0"/>
      <w:marRight w:val="0"/>
      <w:marTop w:val="0"/>
      <w:marBottom w:val="0"/>
      <w:divBdr>
        <w:top w:val="none" w:sz="0" w:space="0" w:color="auto"/>
        <w:left w:val="none" w:sz="0" w:space="0" w:color="auto"/>
        <w:bottom w:val="none" w:sz="0" w:space="0" w:color="auto"/>
        <w:right w:val="none" w:sz="0" w:space="0" w:color="auto"/>
      </w:divBdr>
    </w:div>
    <w:div w:id="1412852579">
      <w:marLeft w:val="0"/>
      <w:marRight w:val="0"/>
      <w:marTop w:val="0"/>
      <w:marBottom w:val="0"/>
      <w:divBdr>
        <w:top w:val="none" w:sz="0" w:space="0" w:color="auto"/>
        <w:left w:val="none" w:sz="0" w:space="0" w:color="auto"/>
        <w:bottom w:val="none" w:sz="0" w:space="0" w:color="auto"/>
        <w:right w:val="none" w:sz="0" w:space="0" w:color="auto"/>
      </w:divBdr>
    </w:div>
    <w:div w:id="1419249321">
      <w:marLeft w:val="0"/>
      <w:marRight w:val="0"/>
      <w:marTop w:val="0"/>
      <w:marBottom w:val="0"/>
      <w:divBdr>
        <w:top w:val="none" w:sz="0" w:space="0" w:color="auto"/>
        <w:left w:val="none" w:sz="0" w:space="0" w:color="auto"/>
        <w:bottom w:val="none" w:sz="0" w:space="0" w:color="auto"/>
        <w:right w:val="none" w:sz="0" w:space="0" w:color="auto"/>
      </w:divBdr>
    </w:div>
    <w:div w:id="1423840664">
      <w:marLeft w:val="0"/>
      <w:marRight w:val="0"/>
      <w:marTop w:val="0"/>
      <w:marBottom w:val="0"/>
      <w:divBdr>
        <w:top w:val="none" w:sz="0" w:space="0" w:color="auto"/>
        <w:left w:val="none" w:sz="0" w:space="0" w:color="auto"/>
        <w:bottom w:val="none" w:sz="0" w:space="0" w:color="auto"/>
        <w:right w:val="none" w:sz="0" w:space="0" w:color="auto"/>
      </w:divBdr>
    </w:div>
    <w:div w:id="1426918068">
      <w:marLeft w:val="0"/>
      <w:marRight w:val="0"/>
      <w:marTop w:val="0"/>
      <w:marBottom w:val="0"/>
      <w:divBdr>
        <w:top w:val="none" w:sz="0" w:space="0" w:color="auto"/>
        <w:left w:val="none" w:sz="0" w:space="0" w:color="auto"/>
        <w:bottom w:val="none" w:sz="0" w:space="0" w:color="auto"/>
        <w:right w:val="none" w:sz="0" w:space="0" w:color="auto"/>
      </w:divBdr>
    </w:div>
    <w:div w:id="1427194309">
      <w:marLeft w:val="0"/>
      <w:marRight w:val="0"/>
      <w:marTop w:val="0"/>
      <w:marBottom w:val="0"/>
      <w:divBdr>
        <w:top w:val="none" w:sz="0" w:space="0" w:color="auto"/>
        <w:left w:val="none" w:sz="0" w:space="0" w:color="auto"/>
        <w:bottom w:val="none" w:sz="0" w:space="0" w:color="auto"/>
        <w:right w:val="none" w:sz="0" w:space="0" w:color="auto"/>
      </w:divBdr>
    </w:div>
    <w:div w:id="1428232012">
      <w:marLeft w:val="0"/>
      <w:marRight w:val="0"/>
      <w:marTop w:val="0"/>
      <w:marBottom w:val="0"/>
      <w:divBdr>
        <w:top w:val="none" w:sz="0" w:space="0" w:color="auto"/>
        <w:left w:val="none" w:sz="0" w:space="0" w:color="auto"/>
        <w:bottom w:val="none" w:sz="0" w:space="0" w:color="auto"/>
        <w:right w:val="none" w:sz="0" w:space="0" w:color="auto"/>
      </w:divBdr>
    </w:div>
    <w:div w:id="1429351592">
      <w:marLeft w:val="0"/>
      <w:marRight w:val="0"/>
      <w:marTop w:val="0"/>
      <w:marBottom w:val="0"/>
      <w:divBdr>
        <w:top w:val="none" w:sz="0" w:space="0" w:color="auto"/>
        <w:left w:val="none" w:sz="0" w:space="0" w:color="auto"/>
        <w:bottom w:val="none" w:sz="0" w:space="0" w:color="auto"/>
        <w:right w:val="none" w:sz="0" w:space="0" w:color="auto"/>
      </w:divBdr>
    </w:div>
    <w:div w:id="1429497492">
      <w:marLeft w:val="0"/>
      <w:marRight w:val="0"/>
      <w:marTop w:val="0"/>
      <w:marBottom w:val="0"/>
      <w:divBdr>
        <w:top w:val="none" w:sz="0" w:space="0" w:color="auto"/>
        <w:left w:val="none" w:sz="0" w:space="0" w:color="auto"/>
        <w:bottom w:val="none" w:sz="0" w:space="0" w:color="auto"/>
        <w:right w:val="none" w:sz="0" w:space="0" w:color="auto"/>
      </w:divBdr>
    </w:div>
    <w:div w:id="1431120480">
      <w:marLeft w:val="0"/>
      <w:marRight w:val="0"/>
      <w:marTop w:val="0"/>
      <w:marBottom w:val="0"/>
      <w:divBdr>
        <w:top w:val="none" w:sz="0" w:space="0" w:color="auto"/>
        <w:left w:val="none" w:sz="0" w:space="0" w:color="auto"/>
        <w:bottom w:val="none" w:sz="0" w:space="0" w:color="auto"/>
        <w:right w:val="none" w:sz="0" w:space="0" w:color="auto"/>
      </w:divBdr>
    </w:div>
    <w:div w:id="1436486835">
      <w:marLeft w:val="0"/>
      <w:marRight w:val="0"/>
      <w:marTop w:val="0"/>
      <w:marBottom w:val="0"/>
      <w:divBdr>
        <w:top w:val="none" w:sz="0" w:space="0" w:color="auto"/>
        <w:left w:val="none" w:sz="0" w:space="0" w:color="auto"/>
        <w:bottom w:val="none" w:sz="0" w:space="0" w:color="auto"/>
        <w:right w:val="none" w:sz="0" w:space="0" w:color="auto"/>
      </w:divBdr>
    </w:div>
    <w:div w:id="1436824119">
      <w:marLeft w:val="0"/>
      <w:marRight w:val="0"/>
      <w:marTop w:val="0"/>
      <w:marBottom w:val="0"/>
      <w:divBdr>
        <w:top w:val="none" w:sz="0" w:space="0" w:color="auto"/>
        <w:left w:val="none" w:sz="0" w:space="0" w:color="auto"/>
        <w:bottom w:val="none" w:sz="0" w:space="0" w:color="auto"/>
        <w:right w:val="none" w:sz="0" w:space="0" w:color="auto"/>
      </w:divBdr>
    </w:div>
    <w:div w:id="1445996808">
      <w:marLeft w:val="0"/>
      <w:marRight w:val="0"/>
      <w:marTop w:val="0"/>
      <w:marBottom w:val="0"/>
      <w:divBdr>
        <w:top w:val="none" w:sz="0" w:space="0" w:color="auto"/>
        <w:left w:val="none" w:sz="0" w:space="0" w:color="auto"/>
        <w:bottom w:val="none" w:sz="0" w:space="0" w:color="auto"/>
        <w:right w:val="none" w:sz="0" w:space="0" w:color="auto"/>
      </w:divBdr>
    </w:div>
    <w:div w:id="1446579780">
      <w:marLeft w:val="0"/>
      <w:marRight w:val="0"/>
      <w:marTop w:val="0"/>
      <w:marBottom w:val="0"/>
      <w:divBdr>
        <w:top w:val="none" w:sz="0" w:space="0" w:color="auto"/>
        <w:left w:val="none" w:sz="0" w:space="0" w:color="auto"/>
        <w:bottom w:val="none" w:sz="0" w:space="0" w:color="auto"/>
        <w:right w:val="none" w:sz="0" w:space="0" w:color="auto"/>
      </w:divBdr>
    </w:div>
    <w:div w:id="1451510391">
      <w:marLeft w:val="0"/>
      <w:marRight w:val="0"/>
      <w:marTop w:val="0"/>
      <w:marBottom w:val="0"/>
      <w:divBdr>
        <w:top w:val="none" w:sz="0" w:space="0" w:color="auto"/>
        <w:left w:val="none" w:sz="0" w:space="0" w:color="auto"/>
        <w:bottom w:val="none" w:sz="0" w:space="0" w:color="auto"/>
        <w:right w:val="none" w:sz="0" w:space="0" w:color="auto"/>
      </w:divBdr>
    </w:div>
    <w:div w:id="1451587957">
      <w:marLeft w:val="0"/>
      <w:marRight w:val="0"/>
      <w:marTop w:val="0"/>
      <w:marBottom w:val="0"/>
      <w:divBdr>
        <w:top w:val="none" w:sz="0" w:space="0" w:color="auto"/>
        <w:left w:val="none" w:sz="0" w:space="0" w:color="auto"/>
        <w:bottom w:val="none" w:sz="0" w:space="0" w:color="auto"/>
        <w:right w:val="none" w:sz="0" w:space="0" w:color="auto"/>
      </w:divBdr>
    </w:div>
    <w:div w:id="1455633871">
      <w:marLeft w:val="0"/>
      <w:marRight w:val="0"/>
      <w:marTop w:val="0"/>
      <w:marBottom w:val="0"/>
      <w:divBdr>
        <w:top w:val="none" w:sz="0" w:space="0" w:color="auto"/>
        <w:left w:val="none" w:sz="0" w:space="0" w:color="auto"/>
        <w:bottom w:val="none" w:sz="0" w:space="0" w:color="auto"/>
        <w:right w:val="none" w:sz="0" w:space="0" w:color="auto"/>
      </w:divBdr>
    </w:div>
    <w:div w:id="1455709052">
      <w:marLeft w:val="0"/>
      <w:marRight w:val="0"/>
      <w:marTop w:val="0"/>
      <w:marBottom w:val="0"/>
      <w:divBdr>
        <w:top w:val="none" w:sz="0" w:space="0" w:color="auto"/>
        <w:left w:val="none" w:sz="0" w:space="0" w:color="auto"/>
        <w:bottom w:val="none" w:sz="0" w:space="0" w:color="auto"/>
        <w:right w:val="none" w:sz="0" w:space="0" w:color="auto"/>
      </w:divBdr>
    </w:div>
    <w:div w:id="1457287707">
      <w:marLeft w:val="0"/>
      <w:marRight w:val="0"/>
      <w:marTop w:val="0"/>
      <w:marBottom w:val="0"/>
      <w:divBdr>
        <w:top w:val="none" w:sz="0" w:space="0" w:color="auto"/>
        <w:left w:val="none" w:sz="0" w:space="0" w:color="auto"/>
        <w:bottom w:val="none" w:sz="0" w:space="0" w:color="auto"/>
        <w:right w:val="none" w:sz="0" w:space="0" w:color="auto"/>
      </w:divBdr>
    </w:div>
    <w:div w:id="1463768990">
      <w:marLeft w:val="0"/>
      <w:marRight w:val="0"/>
      <w:marTop w:val="0"/>
      <w:marBottom w:val="0"/>
      <w:divBdr>
        <w:top w:val="none" w:sz="0" w:space="0" w:color="auto"/>
        <w:left w:val="none" w:sz="0" w:space="0" w:color="auto"/>
        <w:bottom w:val="none" w:sz="0" w:space="0" w:color="auto"/>
        <w:right w:val="none" w:sz="0" w:space="0" w:color="auto"/>
      </w:divBdr>
    </w:div>
    <w:div w:id="1465191876">
      <w:marLeft w:val="0"/>
      <w:marRight w:val="0"/>
      <w:marTop w:val="0"/>
      <w:marBottom w:val="0"/>
      <w:divBdr>
        <w:top w:val="none" w:sz="0" w:space="0" w:color="auto"/>
        <w:left w:val="none" w:sz="0" w:space="0" w:color="auto"/>
        <w:bottom w:val="none" w:sz="0" w:space="0" w:color="auto"/>
        <w:right w:val="none" w:sz="0" w:space="0" w:color="auto"/>
      </w:divBdr>
    </w:div>
    <w:div w:id="1466115858">
      <w:marLeft w:val="0"/>
      <w:marRight w:val="0"/>
      <w:marTop w:val="0"/>
      <w:marBottom w:val="0"/>
      <w:divBdr>
        <w:top w:val="none" w:sz="0" w:space="0" w:color="auto"/>
        <w:left w:val="none" w:sz="0" w:space="0" w:color="auto"/>
        <w:bottom w:val="none" w:sz="0" w:space="0" w:color="auto"/>
        <w:right w:val="none" w:sz="0" w:space="0" w:color="auto"/>
      </w:divBdr>
    </w:div>
    <w:div w:id="1473014289">
      <w:marLeft w:val="0"/>
      <w:marRight w:val="0"/>
      <w:marTop w:val="0"/>
      <w:marBottom w:val="0"/>
      <w:divBdr>
        <w:top w:val="none" w:sz="0" w:space="0" w:color="auto"/>
        <w:left w:val="none" w:sz="0" w:space="0" w:color="auto"/>
        <w:bottom w:val="none" w:sz="0" w:space="0" w:color="auto"/>
        <w:right w:val="none" w:sz="0" w:space="0" w:color="auto"/>
      </w:divBdr>
    </w:div>
    <w:div w:id="1475875249">
      <w:marLeft w:val="0"/>
      <w:marRight w:val="0"/>
      <w:marTop w:val="0"/>
      <w:marBottom w:val="0"/>
      <w:divBdr>
        <w:top w:val="none" w:sz="0" w:space="0" w:color="auto"/>
        <w:left w:val="none" w:sz="0" w:space="0" w:color="auto"/>
        <w:bottom w:val="none" w:sz="0" w:space="0" w:color="auto"/>
        <w:right w:val="none" w:sz="0" w:space="0" w:color="auto"/>
      </w:divBdr>
    </w:div>
    <w:div w:id="1481656069">
      <w:marLeft w:val="0"/>
      <w:marRight w:val="0"/>
      <w:marTop w:val="0"/>
      <w:marBottom w:val="0"/>
      <w:divBdr>
        <w:top w:val="none" w:sz="0" w:space="0" w:color="auto"/>
        <w:left w:val="none" w:sz="0" w:space="0" w:color="auto"/>
        <w:bottom w:val="none" w:sz="0" w:space="0" w:color="auto"/>
        <w:right w:val="none" w:sz="0" w:space="0" w:color="auto"/>
      </w:divBdr>
    </w:div>
    <w:div w:id="1483111432">
      <w:marLeft w:val="0"/>
      <w:marRight w:val="0"/>
      <w:marTop w:val="0"/>
      <w:marBottom w:val="0"/>
      <w:divBdr>
        <w:top w:val="none" w:sz="0" w:space="0" w:color="auto"/>
        <w:left w:val="none" w:sz="0" w:space="0" w:color="auto"/>
        <w:bottom w:val="none" w:sz="0" w:space="0" w:color="auto"/>
        <w:right w:val="none" w:sz="0" w:space="0" w:color="auto"/>
      </w:divBdr>
    </w:div>
    <w:div w:id="1485510469">
      <w:marLeft w:val="0"/>
      <w:marRight w:val="0"/>
      <w:marTop w:val="0"/>
      <w:marBottom w:val="0"/>
      <w:divBdr>
        <w:top w:val="none" w:sz="0" w:space="0" w:color="auto"/>
        <w:left w:val="none" w:sz="0" w:space="0" w:color="auto"/>
        <w:bottom w:val="none" w:sz="0" w:space="0" w:color="auto"/>
        <w:right w:val="none" w:sz="0" w:space="0" w:color="auto"/>
      </w:divBdr>
    </w:div>
    <w:div w:id="1487470904">
      <w:marLeft w:val="0"/>
      <w:marRight w:val="0"/>
      <w:marTop w:val="0"/>
      <w:marBottom w:val="0"/>
      <w:divBdr>
        <w:top w:val="none" w:sz="0" w:space="0" w:color="auto"/>
        <w:left w:val="none" w:sz="0" w:space="0" w:color="auto"/>
        <w:bottom w:val="none" w:sz="0" w:space="0" w:color="auto"/>
        <w:right w:val="none" w:sz="0" w:space="0" w:color="auto"/>
      </w:divBdr>
    </w:div>
    <w:div w:id="1489397912">
      <w:marLeft w:val="0"/>
      <w:marRight w:val="0"/>
      <w:marTop w:val="0"/>
      <w:marBottom w:val="0"/>
      <w:divBdr>
        <w:top w:val="none" w:sz="0" w:space="0" w:color="auto"/>
        <w:left w:val="none" w:sz="0" w:space="0" w:color="auto"/>
        <w:bottom w:val="none" w:sz="0" w:space="0" w:color="auto"/>
        <w:right w:val="none" w:sz="0" w:space="0" w:color="auto"/>
      </w:divBdr>
    </w:div>
    <w:div w:id="1489445685">
      <w:marLeft w:val="0"/>
      <w:marRight w:val="0"/>
      <w:marTop w:val="0"/>
      <w:marBottom w:val="0"/>
      <w:divBdr>
        <w:top w:val="none" w:sz="0" w:space="0" w:color="auto"/>
        <w:left w:val="none" w:sz="0" w:space="0" w:color="auto"/>
        <w:bottom w:val="none" w:sz="0" w:space="0" w:color="auto"/>
        <w:right w:val="none" w:sz="0" w:space="0" w:color="auto"/>
      </w:divBdr>
    </w:div>
    <w:div w:id="1490097766">
      <w:marLeft w:val="0"/>
      <w:marRight w:val="0"/>
      <w:marTop w:val="0"/>
      <w:marBottom w:val="0"/>
      <w:divBdr>
        <w:top w:val="none" w:sz="0" w:space="0" w:color="auto"/>
        <w:left w:val="none" w:sz="0" w:space="0" w:color="auto"/>
        <w:bottom w:val="none" w:sz="0" w:space="0" w:color="auto"/>
        <w:right w:val="none" w:sz="0" w:space="0" w:color="auto"/>
      </w:divBdr>
    </w:div>
    <w:div w:id="1490362151">
      <w:marLeft w:val="0"/>
      <w:marRight w:val="0"/>
      <w:marTop w:val="0"/>
      <w:marBottom w:val="0"/>
      <w:divBdr>
        <w:top w:val="none" w:sz="0" w:space="0" w:color="auto"/>
        <w:left w:val="none" w:sz="0" w:space="0" w:color="auto"/>
        <w:bottom w:val="none" w:sz="0" w:space="0" w:color="auto"/>
        <w:right w:val="none" w:sz="0" w:space="0" w:color="auto"/>
      </w:divBdr>
    </w:div>
    <w:div w:id="1490633558">
      <w:marLeft w:val="0"/>
      <w:marRight w:val="0"/>
      <w:marTop w:val="0"/>
      <w:marBottom w:val="0"/>
      <w:divBdr>
        <w:top w:val="none" w:sz="0" w:space="0" w:color="auto"/>
        <w:left w:val="none" w:sz="0" w:space="0" w:color="auto"/>
        <w:bottom w:val="none" w:sz="0" w:space="0" w:color="auto"/>
        <w:right w:val="none" w:sz="0" w:space="0" w:color="auto"/>
      </w:divBdr>
    </w:div>
    <w:div w:id="1490753847">
      <w:marLeft w:val="0"/>
      <w:marRight w:val="0"/>
      <w:marTop w:val="0"/>
      <w:marBottom w:val="0"/>
      <w:divBdr>
        <w:top w:val="none" w:sz="0" w:space="0" w:color="auto"/>
        <w:left w:val="none" w:sz="0" w:space="0" w:color="auto"/>
        <w:bottom w:val="none" w:sz="0" w:space="0" w:color="auto"/>
        <w:right w:val="none" w:sz="0" w:space="0" w:color="auto"/>
      </w:divBdr>
    </w:div>
    <w:div w:id="1493325806">
      <w:marLeft w:val="0"/>
      <w:marRight w:val="0"/>
      <w:marTop w:val="0"/>
      <w:marBottom w:val="0"/>
      <w:divBdr>
        <w:top w:val="none" w:sz="0" w:space="0" w:color="auto"/>
        <w:left w:val="none" w:sz="0" w:space="0" w:color="auto"/>
        <w:bottom w:val="none" w:sz="0" w:space="0" w:color="auto"/>
        <w:right w:val="none" w:sz="0" w:space="0" w:color="auto"/>
      </w:divBdr>
    </w:div>
    <w:div w:id="1501651994">
      <w:marLeft w:val="0"/>
      <w:marRight w:val="0"/>
      <w:marTop w:val="0"/>
      <w:marBottom w:val="0"/>
      <w:divBdr>
        <w:top w:val="none" w:sz="0" w:space="0" w:color="auto"/>
        <w:left w:val="none" w:sz="0" w:space="0" w:color="auto"/>
        <w:bottom w:val="none" w:sz="0" w:space="0" w:color="auto"/>
        <w:right w:val="none" w:sz="0" w:space="0" w:color="auto"/>
      </w:divBdr>
    </w:div>
    <w:div w:id="1502818975">
      <w:marLeft w:val="0"/>
      <w:marRight w:val="0"/>
      <w:marTop w:val="0"/>
      <w:marBottom w:val="0"/>
      <w:divBdr>
        <w:top w:val="none" w:sz="0" w:space="0" w:color="auto"/>
        <w:left w:val="none" w:sz="0" w:space="0" w:color="auto"/>
        <w:bottom w:val="none" w:sz="0" w:space="0" w:color="auto"/>
        <w:right w:val="none" w:sz="0" w:space="0" w:color="auto"/>
      </w:divBdr>
    </w:div>
    <w:div w:id="1503163056">
      <w:marLeft w:val="0"/>
      <w:marRight w:val="0"/>
      <w:marTop w:val="0"/>
      <w:marBottom w:val="0"/>
      <w:divBdr>
        <w:top w:val="none" w:sz="0" w:space="0" w:color="auto"/>
        <w:left w:val="none" w:sz="0" w:space="0" w:color="auto"/>
        <w:bottom w:val="none" w:sz="0" w:space="0" w:color="auto"/>
        <w:right w:val="none" w:sz="0" w:space="0" w:color="auto"/>
      </w:divBdr>
    </w:div>
    <w:div w:id="1511527312">
      <w:marLeft w:val="0"/>
      <w:marRight w:val="0"/>
      <w:marTop w:val="0"/>
      <w:marBottom w:val="0"/>
      <w:divBdr>
        <w:top w:val="none" w:sz="0" w:space="0" w:color="auto"/>
        <w:left w:val="none" w:sz="0" w:space="0" w:color="auto"/>
        <w:bottom w:val="none" w:sz="0" w:space="0" w:color="auto"/>
        <w:right w:val="none" w:sz="0" w:space="0" w:color="auto"/>
      </w:divBdr>
    </w:div>
    <w:div w:id="1513491599">
      <w:marLeft w:val="0"/>
      <w:marRight w:val="0"/>
      <w:marTop w:val="0"/>
      <w:marBottom w:val="0"/>
      <w:divBdr>
        <w:top w:val="none" w:sz="0" w:space="0" w:color="auto"/>
        <w:left w:val="none" w:sz="0" w:space="0" w:color="auto"/>
        <w:bottom w:val="none" w:sz="0" w:space="0" w:color="auto"/>
        <w:right w:val="none" w:sz="0" w:space="0" w:color="auto"/>
      </w:divBdr>
    </w:div>
    <w:div w:id="1514027268">
      <w:marLeft w:val="0"/>
      <w:marRight w:val="0"/>
      <w:marTop w:val="0"/>
      <w:marBottom w:val="0"/>
      <w:divBdr>
        <w:top w:val="none" w:sz="0" w:space="0" w:color="auto"/>
        <w:left w:val="none" w:sz="0" w:space="0" w:color="auto"/>
        <w:bottom w:val="none" w:sz="0" w:space="0" w:color="auto"/>
        <w:right w:val="none" w:sz="0" w:space="0" w:color="auto"/>
      </w:divBdr>
    </w:div>
    <w:div w:id="1515419102">
      <w:marLeft w:val="0"/>
      <w:marRight w:val="0"/>
      <w:marTop w:val="0"/>
      <w:marBottom w:val="0"/>
      <w:divBdr>
        <w:top w:val="none" w:sz="0" w:space="0" w:color="auto"/>
        <w:left w:val="none" w:sz="0" w:space="0" w:color="auto"/>
        <w:bottom w:val="none" w:sz="0" w:space="0" w:color="auto"/>
        <w:right w:val="none" w:sz="0" w:space="0" w:color="auto"/>
      </w:divBdr>
    </w:div>
    <w:div w:id="1515993227">
      <w:marLeft w:val="0"/>
      <w:marRight w:val="0"/>
      <w:marTop w:val="0"/>
      <w:marBottom w:val="0"/>
      <w:divBdr>
        <w:top w:val="none" w:sz="0" w:space="0" w:color="auto"/>
        <w:left w:val="none" w:sz="0" w:space="0" w:color="auto"/>
        <w:bottom w:val="none" w:sz="0" w:space="0" w:color="auto"/>
        <w:right w:val="none" w:sz="0" w:space="0" w:color="auto"/>
      </w:divBdr>
    </w:div>
    <w:div w:id="1525315934">
      <w:marLeft w:val="0"/>
      <w:marRight w:val="0"/>
      <w:marTop w:val="0"/>
      <w:marBottom w:val="0"/>
      <w:divBdr>
        <w:top w:val="none" w:sz="0" w:space="0" w:color="auto"/>
        <w:left w:val="none" w:sz="0" w:space="0" w:color="auto"/>
        <w:bottom w:val="none" w:sz="0" w:space="0" w:color="auto"/>
        <w:right w:val="none" w:sz="0" w:space="0" w:color="auto"/>
      </w:divBdr>
    </w:div>
    <w:div w:id="1525752171">
      <w:marLeft w:val="0"/>
      <w:marRight w:val="0"/>
      <w:marTop w:val="0"/>
      <w:marBottom w:val="0"/>
      <w:divBdr>
        <w:top w:val="none" w:sz="0" w:space="0" w:color="auto"/>
        <w:left w:val="none" w:sz="0" w:space="0" w:color="auto"/>
        <w:bottom w:val="none" w:sz="0" w:space="0" w:color="auto"/>
        <w:right w:val="none" w:sz="0" w:space="0" w:color="auto"/>
      </w:divBdr>
    </w:div>
    <w:div w:id="1525903231">
      <w:marLeft w:val="0"/>
      <w:marRight w:val="0"/>
      <w:marTop w:val="0"/>
      <w:marBottom w:val="0"/>
      <w:divBdr>
        <w:top w:val="none" w:sz="0" w:space="0" w:color="auto"/>
        <w:left w:val="none" w:sz="0" w:space="0" w:color="auto"/>
        <w:bottom w:val="none" w:sz="0" w:space="0" w:color="auto"/>
        <w:right w:val="none" w:sz="0" w:space="0" w:color="auto"/>
      </w:divBdr>
    </w:div>
    <w:div w:id="1529174014">
      <w:marLeft w:val="0"/>
      <w:marRight w:val="0"/>
      <w:marTop w:val="0"/>
      <w:marBottom w:val="0"/>
      <w:divBdr>
        <w:top w:val="none" w:sz="0" w:space="0" w:color="auto"/>
        <w:left w:val="none" w:sz="0" w:space="0" w:color="auto"/>
        <w:bottom w:val="none" w:sz="0" w:space="0" w:color="auto"/>
        <w:right w:val="none" w:sz="0" w:space="0" w:color="auto"/>
      </w:divBdr>
    </w:div>
    <w:div w:id="1533038149">
      <w:marLeft w:val="0"/>
      <w:marRight w:val="0"/>
      <w:marTop w:val="0"/>
      <w:marBottom w:val="0"/>
      <w:divBdr>
        <w:top w:val="none" w:sz="0" w:space="0" w:color="auto"/>
        <w:left w:val="none" w:sz="0" w:space="0" w:color="auto"/>
        <w:bottom w:val="none" w:sz="0" w:space="0" w:color="auto"/>
        <w:right w:val="none" w:sz="0" w:space="0" w:color="auto"/>
      </w:divBdr>
    </w:div>
    <w:div w:id="1540818562">
      <w:marLeft w:val="0"/>
      <w:marRight w:val="0"/>
      <w:marTop w:val="0"/>
      <w:marBottom w:val="0"/>
      <w:divBdr>
        <w:top w:val="none" w:sz="0" w:space="0" w:color="auto"/>
        <w:left w:val="none" w:sz="0" w:space="0" w:color="auto"/>
        <w:bottom w:val="none" w:sz="0" w:space="0" w:color="auto"/>
        <w:right w:val="none" w:sz="0" w:space="0" w:color="auto"/>
      </w:divBdr>
    </w:div>
    <w:div w:id="1543176836">
      <w:marLeft w:val="0"/>
      <w:marRight w:val="0"/>
      <w:marTop w:val="0"/>
      <w:marBottom w:val="0"/>
      <w:divBdr>
        <w:top w:val="none" w:sz="0" w:space="0" w:color="auto"/>
        <w:left w:val="none" w:sz="0" w:space="0" w:color="auto"/>
        <w:bottom w:val="none" w:sz="0" w:space="0" w:color="auto"/>
        <w:right w:val="none" w:sz="0" w:space="0" w:color="auto"/>
      </w:divBdr>
    </w:div>
    <w:div w:id="1544978228">
      <w:marLeft w:val="0"/>
      <w:marRight w:val="0"/>
      <w:marTop w:val="0"/>
      <w:marBottom w:val="0"/>
      <w:divBdr>
        <w:top w:val="none" w:sz="0" w:space="0" w:color="auto"/>
        <w:left w:val="none" w:sz="0" w:space="0" w:color="auto"/>
        <w:bottom w:val="none" w:sz="0" w:space="0" w:color="auto"/>
        <w:right w:val="none" w:sz="0" w:space="0" w:color="auto"/>
      </w:divBdr>
    </w:div>
    <w:div w:id="1545093085">
      <w:marLeft w:val="0"/>
      <w:marRight w:val="0"/>
      <w:marTop w:val="0"/>
      <w:marBottom w:val="0"/>
      <w:divBdr>
        <w:top w:val="none" w:sz="0" w:space="0" w:color="auto"/>
        <w:left w:val="none" w:sz="0" w:space="0" w:color="auto"/>
        <w:bottom w:val="none" w:sz="0" w:space="0" w:color="auto"/>
        <w:right w:val="none" w:sz="0" w:space="0" w:color="auto"/>
      </w:divBdr>
    </w:div>
    <w:div w:id="1546598979">
      <w:marLeft w:val="0"/>
      <w:marRight w:val="0"/>
      <w:marTop w:val="0"/>
      <w:marBottom w:val="0"/>
      <w:divBdr>
        <w:top w:val="none" w:sz="0" w:space="0" w:color="auto"/>
        <w:left w:val="none" w:sz="0" w:space="0" w:color="auto"/>
        <w:bottom w:val="none" w:sz="0" w:space="0" w:color="auto"/>
        <w:right w:val="none" w:sz="0" w:space="0" w:color="auto"/>
      </w:divBdr>
    </w:div>
    <w:div w:id="1546720822">
      <w:marLeft w:val="0"/>
      <w:marRight w:val="0"/>
      <w:marTop w:val="0"/>
      <w:marBottom w:val="0"/>
      <w:divBdr>
        <w:top w:val="none" w:sz="0" w:space="0" w:color="auto"/>
        <w:left w:val="none" w:sz="0" w:space="0" w:color="auto"/>
        <w:bottom w:val="none" w:sz="0" w:space="0" w:color="auto"/>
        <w:right w:val="none" w:sz="0" w:space="0" w:color="auto"/>
      </w:divBdr>
    </w:div>
    <w:div w:id="1549294464">
      <w:marLeft w:val="0"/>
      <w:marRight w:val="0"/>
      <w:marTop w:val="0"/>
      <w:marBottom w:val="0"/>
      <w:divBdr>
        <w:top w:val="none" w:sz="0" w:space="0" w:color="auto"/>
        <w:left w:val="none" w:sz="0" w:space="0" w:color="auto"/>
        <w:bottom w:val="none" w:sz="0" w:space="0" w:color="auto"/>
        <w:right w:val="none" w:sz="0" w:space="0" w:color="auto"/>
      </w:divBdr>
    </w:div>
    <w:div w:id="1549799677">
      <w:marLeft w:val="0"/>
      <w:marRight w:val="0"/>
      <w:marTop w:val="0"/>
      <w:marBottom w:val="0"/>
      <w:divBdr>
        <w:top w:val="none" w:sz="0" w:space="0" w:color="auto"/>
        <w:left w:val="none" w:sz="0" w:space="0" w:color="auto"/>
        <w:bottom w:val="none" w:sz="0" w:space="0" w:color="auto"/>
        <w:right w:val="none" w:sz="0" w:space="0" w:color="auto"/>
      </w:divBdr>
    </w:div>
    <w:div w:id="1555463496">
      <w:marLeft w:val="0"/>
      <w:marRight w:val="0"/>
      <w:marTop w:val="0"/>
      <w:marBottom w:val="0"/>
      <w:divBdr>
        <w:top w:val="none" w:sz="0" w:space="0" w:color="auto"/>
        <w:left w:val="none" w:sz="0" w:space="0" w:color="auto"/>
        <w:bottom w:val="none" w:sz="0" w:space="0" w:color="auto"/>
        <w:right w:val="none" w:sz="0" w:space="0" w:color="auto"/>
      </w:divBdr>
    </w:div>
    <w:div w:id="1556433901">
      <w:marLeft w:val="0"/>
      <w:marRight w:val="0"/>
      <w:marTop w:val="0"/>
      <w:marBottom w:val="0"/>
      <w:divBdr>
        <w:top w:val="none" w:sz="0" w:space="0" w:color="auto"/>
        <w:left w:val="none" w:sz="0" w:space="0" w:color="auto"/>
        <w:bottom w:val="none" w:sz="0" w:space="0" w:color="auto"/>
        <w:right w:val="none" w:sz="0" w:space="0" w:color="auto"/>
      </w:divBdr>
    </w:div>
    <w:div w:id="1557162790">
      <w:marLeft w:val="0"/>
      <w:marRight w:val="0"/>
      <w:marTop w:val="0"/>
      <w:marBottom w:val="0"/>
      <w:divBdr>
        <w:top w:val="none" w:sz="0" w:space="0" w:color="auto"/>
        <w:left w:val="none" w:sz="0" w:space="0" w:color="auto"/>
        <w:bottom w:val="none" w:sz="0" w:space="0" w:color="auto"/>
        <w:right w:val="none" w:sz="0" w:space="0" w:color="auto"/>
      </w:divBdr>
    </w:div>
    <w:div w:id="1566145278">
      <w:marLeft w:val="0"/>
      <w:marRight w:val="0"/>
      <w:marTop w:val="0"/>
      <w:marBottom w:val="0"/>
      <w:divBdr>
        <w:top w:val="none" w:sz="0" w:space="0" w:color="auto"/>
        <w:left w:val="none" w:sz="0" w:space="0" w:color="auto"/>
        <w:bottom w:val="none" w:sz="0" w:space="0" w:color="auto"/>
        <w:right w:val="none" w:sz="0" w:space="0" w:color="auto"/>
      </w:divBdr>
    </w:div>
    <w:div w:id="1568297394">
      <w:marLeft w:val="0"/>
      <w:marRight w:val="0"/>
      <w:marTop w:val="0"/>
      <w:marBottom w:val="0"/>
      <w:divBdr>
        <w:top w:val="none" w:sz="0" w:space="0" w:color="auto"/>
        <w:left w:val="none" w:sz="0" w:space="0" w:color="auto"/>
        <w:bottom w:val="none" w:sz="0" w:space="0" w:color="auto"/>
        <w:right w:val="none" w:sz="0" w:space="0" w:color="auto"/>
      </w:divBdr>
    </w:div>
    <w:div w:id="1570069509">
      <w:marLeft w:val="0"/>
      <w:marRight w:val="0"/>
      <w:marTop w:val="0"/>
      <w:marBottom w:val="0"/>
      <w:divBdr>
        <w:top w:val="none" w:sz="0" w:space="0" w:color="auto"/>
        <w:left w:val="none" w:sz="0" w:space="0" w:color="auto"/>
        <w:bottom w:val="none" w:sz="0" w:space="0" w:color="auto"/>
        <w:right w:val="none" w:sz="0" w:space="0" w:color="auto"/>
      </w:divBdr>
    </w:div>
    <w:div w:id="1574315836">
      <w:marLeft w:val="0"/>
      <w:marRight w:val="0"/>
      <w:marTop w:val="0"/>
      <w:marBottom w:val="0"/>
      <w:divBdr>
        <w:top w:val="none" w:sz="0" w:space="0" w:color="auto"/>
        <w:left w:val="none" w:sz="0" w:space="0" w:color="auto"/>
        <w:bottom w:val="none" w:sz="0" w:space="0" w:color="auto"/>
        <w:right w:val="none" w:sz="0" w:space="0" w:color="auto"/>
      </w:divBdr>
    </w:div>
    <w:div w:id="1575773547">
      <w:marLeft w:val="0"/>
      <w:marRight w:val="0"/>
      <w:marTop w:val="0"/>
      <w:marBottom w:val="0"/>
      <w:divBdr>
        <w:top w:val="none" w:sz="0" w:space="0" w:color="auto"/>
        <w:left w:val="none" w:sz="0" w:space="0" w:color="auto"/>
        <w:bottom w:val="none" w:sz="0" w:space="0" w:color="auto"/>
        <w:right w:val="none" w:sz="0" w:space="0" w:color="auto"/>
      </w:divBdr>
    </w:div>
    <w:div w:id="1578133194">
      <w:marLeft w:val="0"/>
      <w:marRight w:val="0"/>
      <w:marTop w:val="0"/>
      <w:marBottom w:val="0"/>
      <w:divBdr>
        <w:top w:val="none" w:sz="0" w:space="0" w:color="auto"/>
        <w:left w:val="none" w:sz="0" w:space="0" w:color="auto"/>
        <w:bottom w:val="none" w:sz="0" w:space="0" w:color="auto"/>
        <w:right w:val="none" w:sz="0" w:space="0" w:color="auto"/>
      </w:divBdr>
    </w:div>
    <w:div w:id="1581519490">
      <w:marLeft w:val="0"/>
      <w:marRight w:val="0"/>
      <w:marTop w:val="0"/>
      <w:marBottom w:val="0"/>
      <w:divBdr>
        <w:top w:val="none" w:sz="0" w:space="0" w:color="auto"/>
        <w:left w:val="none" w:sz="0" w:space="0" w:color="auto"/>
        <w:bottom w:val="none" w:sz="0" w:space="0" w:color="auto"/>
        <w:right w:val="none" w:sz="0" w:space="0" w:color="auto"/>
      </w:divBdr>
    </w:div>
    <w:div w:id="1581603304">
      <w:marLeft w:val="0"/>
      <w:marRight w:val="0"/>
      <w:marTop w:val="0"/>
      <w:marBottom w:val="0"/>
      <w:divBdr>
        <w:top w:val="none" w:sz="0" w:space="0" w:color="auto"/>
        <w:left w:val="none" w:sz="0" w:space="0" w:color="auto"/>
        <w:bottom w:val="none" w:sz="0" w:space="0" w:color="auto"/>
        <w:right w:val="none" w:sz="0" w:space="0" w:color="auto"/>
      </w:divBdr>
    </w:div>
    <w:div w:id="1586300986">
      <w:marLeft w:val="0"/>
      <w:marRight w:val="0"/>
      <w:marTop w:val="0"/>
      <w:marBottom w:val="0"/>
      <w:divBdr>
        <w:top w:val="none" w:sz="0" w:space="0" w:color="auto"/>
        <w:left w:val="none" w:sz="0" w:space="0" w:color="auto"/>
        <w:bottom w:val="none" w:sz="0" w:space="0" w:color="auto"/>
        <w:right w:val="none" w:sz="0" w:space="0" w:color="auto"/>
      </w:divBdr>
    </w:div>
    <w:div w:id="1586378572">
      <w:marLeft w:val="0"/>
      <w:marRight w:val="0"/>
      <w:marTop w:val="0"/>
      <w:marBottom w:val="0"/>
      <w:divBdr>
        <w:top w:val="none" w:sz="0" w:space="0" w:color="auto"/>
        <w:left w:val="none" w:sz="0" w:space="0" w:color="auto"/>
        <w:bottom w:val="none" w:sz="0" w:space="0" w:color="auto"/>
        <w:right w:val="none" w:sz="0" w:space="0" w:color="auto"/>
      </w:divBdr>
    </w:div>
    <w:div w:id="1591506560">
      <w:marLeft w:val="0"/>
      <w:marRight w:val="0"/>
      <w:marTop w:val="0"/>
      <w:marBottom w:val="0"/>
      <w:divBdr>
        <w:top w:val="none" w:sz="0" w:space="0" w:color="auto"/>
        <w:left w:val="none" w:sz="0" w:space="0" w:color="auto"/>
        <w:bottom w:val="none" w:sz="0" w:space="0" w:color="auto"/>
        <w:right w:val="none" w:sz="0" w:space="0" w:color="auto"/>
      </w:divBdr>
    </w:div>
    <w:div w:id="1592664559">
      <w:marLeft w:val="0"/>
      <w:marRight w:val="0"/>
      <w:marTop w:val="0"/>
      <w:marBottom w:val="0"/>
      <w:divBdr>
        <w:top w:val="none" w:sz="0" w:space="0" w:color="auto"/>
        <w:left w:val="none" w:sz="0" w:space="0" w:color="auto"/>
        <w:bottom w:val="none" w:sz="0" w:space="0" w:color="auto"/>
        <w:right w:val="none" w:sz="0" w:space="0" w:color="auto"/>
      </w:divBdr>
    </w:div>
    <w:div w:id="1593858801">
      <w:marLeft w:val="0"/>
      <w:marRight w:val="0"/>
      <w:marTop w:val="0"/>
      <w:marBottom w:val="0"/>
      <w:divBdr>
        <w:top w:val="none" w:sz="0" w:space="0" w:color="auto"/>
        <w:left w:val="none" w:sz="0" w:space="0" w:color="auto"/>
        <w:bottom w:val="none" w:sz="0" w:space="0" w:color="auto"/>
        <w:right w:val="none" w:sz="0" w:space="0" w:color="auto"/>
      </w:divBdr>
    </w:div>
    <w:div w:id="1594246917">
      <w:marLeft w:val="0"/>
      <w:marRight w:val="0"/>
      <w:marTop w:val="0"/>
      <w:marBottom w:val="0"/>
      <w:divBdr>
        <w:top w:val="none" w:sz="0" w:space="0" w:color="auto"/>
        <w:left w:val="none" w:sz="0" w:space="0" w:color="auto"/>
        <w:bottom w:val="none" w:sz="0" w:space="0" w:color="auto"/>
        <w:right w:val="none" w:sz="0" w:space="0" w:color="auto"/>
      </w:divBdr>
    </w:div>
    <w:div w:id="1597328270">
      <w:marLeft w:val="0"/>
      <w:marRight w:val="0"/>
      <w:marTop w:val="0"/>
      <w:marBottom w:val="0"/>
      <w:divBdr>
        <w:top w:val="none" w:sz="0" w:space="0" w:color="auto"/>
        <w:left w:val="none" w:sz="0" w:space="0" w:color="auto"/>
        <w:bottom w:val="none" w:sz="0" w:space="0" w:color="auto"/>
        <w:right w:val="none" w:sz="0" w:space="0" w:color="auto"/>
      </w:divBdr>
    </w:div>
    <w:div w:id="1598099889">
      <w:marLeft w:val="0"/>
      <w:marRight w:val="0"/>
      <w:marTop w:val="0"/>
      <w:marBottom w:val="0"/>
      <w:divBdr>
        <w:top w:val="none" w:sz="0" w:space="0" w:color="auto"/>
        <w:left w:val="none" w:sz="0" w:space="0" w:color="auto"/>
        <w:bottom w:val="none" w:sz="0" w:space="0" w:color="auto"/>
        <w:right w:val="none" w:sz="0" w:space="0" w:color="auto"/>
      </w:divBdr>
    </w:div>
    <w:div w:id="1599413345">
      <w:marLeft w:val="0"/>
      <w:marRight w:val="0"/>
      <w:marTop w:val="0"/>
      <w:marBottom w:val="0"/>
      <w:divBdr>
        <w:top w:val="none" w:sz="0" w:space="0" w:color="auto"/>
        <w:left w:val="none" w:sz="0" w:space="0" w:color="auto"/>
        <w:bottom w:val="none" w:sz="0" w:space="0" w:color="auto"/>
        <w:right w:val="none" w:sz="0" w:space="0" w:color="auto"/>
      </w:divBdr>
    </w:div>
    <w:div w:id="1601138390">
      <w:marLeft w:val="0"/>
      <w:marRight w:val="0"/>
      <w:marTop w:val="0"/>
      <w:marBottom w:val="0"/>
      <w:divBdr>
        <w:top w:val="none" w:sz="0" w:space="0" w:color="auto"/>
        <w:left w:val="none" w:sz="0" w:space="0" w:color="auto"/>
        <w:bottom w:val="none" w:sz="0" w:space="0" w:color="auto"/>
        <w:right w:val="none" w:sz="0" w:space="0" w:color="auto"/>
      </w:divBdr>
    </w:div>
    <w:div w:id="1602951365">
      <w:marLeft w:val="0"/>
      <w:marRight w:val="0"/>
      <w:marTop w:val="0"/>
      <w:marBottom w:val="0"/>
      <w:divBdr>
        <w:top w:val="none" w:sz="0" w:space="0" w:color="auto"/>
        <w:left w:val="none" w:sz="0" w:space="0" w:color="auto"/>
        <w:bottom w:val="none" w:sz="0" w:space="0" w:color="auto"/>
        <w:right w:val="none" w:sz="0" w:space="0" w:color="auto"/>
      </w:divBdr>
    </w:div>
    <w:div w:id="1603151164">
      <w:marLeft w:val="0"/>
      <w:marRight w:val="0"/>
      <w:marTop w:val="0"/>
      <w:marBottom w:val="0"/>
      <w:divBdr>
        <w:top w:val="none" w:sz="0" w:space="0" w:color="auto"/>
        <w:left w:val="none" w:sz="0" w:space="0" w:color="auto"/>
        <w:bottom w:val="none" w:sz="0" w:space="0" w:color="auto"/>
        <w:right w:val="none" w:sz="0" w:space="0" w:color="auto"/>
      </w:divBdr>
    </w:div>
    <w:div w:id="1613122225">
      <w:marLeft w:val="0"/>
      <w:marRight w:val="0"/>
      <w:marTop w:val="0"/>
      <w:marBottom w:val="0"/>
      <w:divBdr>
        <w:top w:val="none" w:sz="0" w:space="0" w:color="auto"/>
        <w:left w:val="none" w:sz="0" w:space="0" w:color="auto"/>
        <w:bottom w:val="none" w:sz="0" w:space="0" w:color="auto"/>
        <w:right w:val="none" w:sz="0" w:space="0" w:color="auto"/>
      </w:divBdr>
    </w:div>
    <w:div w:id="1613322771">
      <w:marLeft w:val="0"/>
      <w:marRight w:val="0"/>
      <w:marTop w:val="0"/>
      <w:marBottom w:val="0"/>
      <w:divBdr>
        <w:top w:val="none" w:sz="0" w:space="0" w:color="auto"/>
        <w:left w:val="none" w:sz="0" w:space="0" w:color="auto"/>
        <w:bottom w:val="none" w:sz="0" w:space="0" w:color="auto"/>
        <w:right w:val="none" w:sz="0" w:space="0" w:color="auto"/>
      </w:divBdr>
    </w:div>
    <w:div w:id="1616013590">
      <w:marLeft w:val="0"/>
      <w:marRight w:val="0"/>
      <w:marTop w:val="0"/>
      <w:marBottom w:val="0"/>
      <w:divBdr>
        <w:top w:val="none" w:sz="0" w:space="0" w:color="auto"/>
        <w:left w:val="none" w:sz="0" w:space="0" w:color="auto"/>
        <w:bottom w:val="none" w:sz="0" w:space="0" w:color="auto"/>
        <w:right w:val="none" w:sz="0" w:space="0" w:color="auto"/>
      </w:divBdr>
    </w:div>
    <w:div w:id="1617322264">
      <w:marLeft w:val="0"/>
      <w:marRight w:val="0"/>
      <w:marTop w:val="0"/>
      <w:marBottom w:val="0"/>
      <w:divBdr>
        <w:top w:val="none" w:sz="0" w:space="0" w:color="auto"/>
        <w:left w:val="none" w:sz="0" w:space="0" w:color="auto"/>
        <w:bottom w:val="none" w:sz="0" w:space="0" w:color="auto"/>
        <w:right w:val="none" w:sz="0" w:space="0" w:color="auto"/>
      </w:divBdr>
    </w:div>
    <w:div w:id="1617448528">
      <w:marLeft w:val="0"/>
      <w:marRight w:val="0"/>
      <w:marTop w:val="0"/>
      <w:marBottom w:val="0"/>
      <w:divBdr>
        <w:top w:val="none" w:sz="0" w:space="0" w:color="auto"/>
        <w:left w:val="none" w:sz="0" w:space="0" w:color="auto"/>
        <w:bottom w:val="none" w:sz="0" w:space="0" w:color="auto"/>
        <w:right w:val="none" w:sz="0" w:space="0" w:color="auto"/>
      </w:divBdr>
    </w:div>
    <w:div w:id="1619144043">
      <w:marLeft w:val="0"/>
      <w:marRight w:val="0"/>
      <w:marTop w:val="0"/>
      <w:marBottom w:val="0"/>
      <w:divBdr>
        <w:top w:val="none" w:sz="0" w:space="0" w:color="auto"/>
        <w:left w:val="none" w:sz="0" w:space="0" w:color="auto"/>
        <w:bottom w:val="none" w:sz="0" w:space="0" w:color="auto"/>
        <w:right w:val="none" w:sz="0" w:space="0" w:color="auto"/>
      </w:divBdr>
    </w:div>
    <w:div w:id="1621494291">
      <w:marLeft w:val="0"/>
      <w:marRight w:val="0"/>
      <w:marTop w:val="0"/>
      <w:marBottom w:val="0"/>
      <w:divBdr>
        <w:top w:val="none" w:sz="0" w:space="0" w:color="auto"/>
        <w:left w:val="none" w:sz="0" w:space="0" w:color="auto"/>
        <w:bottom w:val="none" w:sz="0" w:space="0" w:color="auto"/>
        <w:right w:val="none" w:sz="0" w:space="0" w:color="auto"/>
      </w:divBdr>
    </w:div>
    <w:div w:id="1621958136">
      <w:marLeft w:val="0"/>
      <w:marRight w:val="0"/>
      <w:marTop w:val="0"/>
      <w:marBottom w:val="0"/>
      <w:divBdr>
        <w:top w:val="none" w:sz="0" w:space="0" w:color="auto"/>
        <w:left w:val="none" w:sz="0" w:space="0" w:color="auto"/>
        <w:bottom w:val="none" w:sz="0" w:space="0" w:color="auto"/>
        <w:right w:val="none" w:sz="0" w:space="0" w:color="auto"/>
      </w:divBdr>
    </w:div>
    <w:div w:id="1623265501">
      <w:marLeft w:val="0"/>
      <w:marRight w:val="0"/>
      <w:marTop w:val="0"/>
      <w:marBottom w:val="0"/>
      <w:divBdr>
        <w:top w:val="none" w:sz="0" w:space="0" w:color="auto"/>
        <w:left w:val="none" w:sz="0" w:space="0" w:color="auto"/>
        <w:bottom w:val="none" w:sz="0" w:space="0" w:color="auto"/>
        <w:right w:val="none" w:sz="0" w:space="0" w:color="auto"/>
      </w:divBdr>
    </w:div>
    <w:div w:id="1625385071">
      <w:marLeft w:val="0"/>
      <w:marRight w:val="0"/>
      <w:marTop w:val="0"/>
      <w:marBottom w:val="0"/>
      <w:divBdr>
        <w:top w:val="none" w:sz="0" w:space="0" w:color="auto"/>
        <w:left w:val="none" w:sz="0" w:space="0" w:color="auto"/>
        <w:bottom w:val="none" w:sz="0" w:space="0" w:color="auto"/>
        <w:right w:val="none" w:sz="0" w:space="0" w:color="auto"/>
      </w:divBdr>
    </w:div>
    <w:div w:id="1628201249">
      <w:marLeft w:val="0"/>
      <w:marRight w:val="0"/>
      <w:marTop w:val="0"/>
      <w:marBottom w:val="0"/>
      <w:divBdr>
        <w:top w:val="none" w:sz="0" w:space="0" w:color="auto"/>
        <w:left w:val="none" w:sz="0" w:space="0" w:color="auto"/>
        <w:bottom w:val="none" w:sz="0" w:space="0" w:color="auto"/>
        <w:right w:val="none" w:sz="0" w:space="0" w:color="auto"/>
      </w:divBdr>
    </w:div>
    <w:div w:id="1630092052">
      <w:marLeft w:val="0"/>
      <w:marRight w:val="0"/>
      <w:marTop w:val="0"/>
      <w:marBottom w:val="0"/>
      <w:divBdr>
        <w:top w:val="none" w:sz="0" w:space="0" w:color="auto"/>
        <w:left w:val="none" w:sz="0" w:space="0" w:color="auto"/>
        <w:bottom w:val="none" w:sz="0" w:space="0" w:color="auto"/>
        <w:right w:val="none" w:sz="0" w:space="0" w:color="auto"/>
      </w:divBdr>
    </w:div>
    <w:div w:id="1634020872">
      <w:marLeft w:val="0"/>
      <w:marRight w:val="0"/>
      <w:marTop w:val="0"/>
      <w:marBottom w:val="0"/>
      <w:divBdr>
        <w:top w:val="none" w:sz="0" w:space="0" w:color="auto"/>
        <w:left w:val="none" w:sz="0" w:space="0" w:color="auto"/>
        <w:bottom w:val="none" w:sz="0" w:space="0" w:color="auto"/>
        <w:right w:val="none" w:sz="0" w:space="0" w:color="auto"/>
      </w:divBdr>
    </w:div>
    <w:div w:id="1634560726">
      <w:marLeft w:val="0"/>
      <w:marRight w:val="0"/>
      <w:marTop w:val="0"/>
      <w:marBottom w:val="0"/>
      <w:divBdr>
        <w:top w:val="none" w:sz="0" w:space="0" w:color="auto"/>
        <w:left w:val="none" w:sz="0" w:space="0" w:color="auto"/>
        <w:bottom w:val="none" w:sz="0" w:space="0" w:color="auto"/>
        <w:right w:val="none" w:sz="0" w:space="0" w:color="auto"/>
      </w:divBdr>
    </w:div>
    <w:div w:id="1641108145">
      <w:marLeft w:val="0"/>
      <w:marRight w:val="0"/>
      <w:marTop w:val="0"/>
      <w:marBottom w:val="0"/>
      <w:divBdr>
        <w:top w:val="none" w:sz="0" w:space="0" w:color="auto"/>
        <w:left w:val="none" w:sz="0" w:space="0" w:color="auto"/>
        <w:bottom w:val="none" w:sz="0" w:space="0" w:color="auto"/>
        <w:right w:val="none" w:sz="0" w:space="0" w:color="auto"/>
      </w:divBdr>
    </w:div>
    <w:div w:id="1645618481">
      <w:marLeft w:val="0"/>
      <w:marRight w:val="0"/>
      <w:marTop w:val="0"/>
      <w:marBottom w:val="0"/>
      <w:divBdr>
        <w:top w:val="none" w:sz="0" w:space="0" w:color="auto"/>
        <w:left w:val="none" w:sz="0" w:space="0" w:color="auto"/>
        <w:bottom w:val="none" w:sz="0" w:space="0" w:color="auto"/>
        <w:right w:val="none" w:sz="0" w:space="0" w:color="auto"/>
      </w:divBdr>
    </w:div>
    <w:div w:id="1648237953">
      <w:marLeft w:val="0"/>
      <w:marRight w:val="0"/>
      <w:marTop w:val="0"/>
      <w:marBottom w:val="0"/>
      <w:divBdr>
        <w:top w:val="none" w:sz="0" w:space="0" w:color="auto"/>
        <w:left w:val="none" w:sz="0" w:space="0" w:color="auto"/>
        <w:bottom w:val="none" w:sz="0" w:space="0" w:color="auto"/>
        <w:right w:val="none" w:sz="0" w:space="0" w:color="auto"/>
      </w:divBdr>
    </w:div>
    <w:div w:id="1649049427">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1655792304">
      <w:marLeft w:val="0"/>
      <w:marRight w:val="0"/>
      <w:marTop w:val="0"/>
      <w:marBottom w:val="0"/>
      <w:divBdr>
        <w:top w:val="none" w:sz="0" w:space="0" w:color="auto"/>
        <w:left w:val="none" w:sz="0" w:space="0" w:color="auto"/>
        <w:bottom w:val="none" w:sz="0" w:space="0" w:color="auto"/>
        <w:right w:val="none" w:sz="0" w:space="0" w:color="auto"/>
      </w:divBdr>
    </w:div>
    <w:div w:id="1657997245">
      <w:marLeft w:val="0"/>
      <w:marRight w:val="0"/>
      <w:marTop w:val="0"/>
      <w:marBottom w:val="0"/>
      <w:divBdr>
        <w:top w:val="none" w:sz="0" w:space="0" w:color="auto"/>
        <w:left w:val="none" w:sz="0" w:space="0" w:color="auto"/>
        <w:bottom w:val="none" w:sz="0" w:space="0" w:color="auto"/>
        <w:right w:val="none" w:sz="0" w:space="0" w:color="auto"/>
      </w:divBdr>
    </w:div>
    <w:div w:id="1658144639">
      <w:marLeft w:val="0"/>
      <w:marRight w:val="0"/>
      <w:marTop w:val="0"/>
      <w:marBottom w:val="0"/>
      <w:divBdr>
        <w:top w:val="none" w:sz="0" w:space="0" w:color="auto"/>
        <w:left w:val="none" w:sz="0" w:space="0" w:color="auto"/>
        <w:bottom w:val="none" w:sz="0" w:space="0" w:color="auto"/>
        <w:right w:val="none" w:sz="0" w:space="0" w:color="auto"/>
      </w:divBdr>
    </w:div>
    <w:div w:id="1665670755">
      <w:marLeft w:val="0"/>
      <w:marRight w:val="0"/>
      <w:marTop w:val="0"/>
      <w:marBottom w:val="0"/>
      <w:divBdr>
        <w:top w:val="none" w:sz="0" w:space="0" w:color="auto"/>
        <w:left w:val="none" w:sz="0" w:space="0" w:color="auto"/>
        <w:bottom w:val="none" w:sz="0" w:space="0" w:color="auto"/>
        <w:right w:val="none" w:sz="0" w:space="0" w:color="auto"/>
      </w:divBdr>
    </w:div>
    <w:div w:id="1665861996">
      <w:marLeft w:val="0"/>
      <w:marRight w:val="0"/>
      <w:marTop w:val="0"/>
      <w:marBottom w:val="0"/>
      <w:divBdr>
        <w:top w:val="none" w:sz="0" w:space="0" w:color="auto"/>
        <w:left w:val="none" w:sz="0" w:space="0" w:color="auto"/>
        <w:bottom w:val="none" w:sz="0" w:space="0" w:color="auto"/>
        <w:right w:val="none" w:sz="0" w:space="0" w:color="auto"/>
      </w:divBdr>
    </w:div>
    <w:div w:id="1668554339">
      <w:marLeft w:val="0"/>
      <w:marRight w:val="0"/>
      <w:marTop w:val="0"/>
      <w:marBottom w:val="0"/>
      <w:divBdr>
        <w:top w:val="none" w:sz="0" w:space="0" w:color="auto"/>
        <w:left w:val="none" w:sz="0" w:space="0" w:color="auto"/>
        <w:bottom w:val="none" w:sz="0" w:space="0" w:color="auto"/>
        <w:right w:val="none" w:sz="0" w:space="0" w:color="auto"/>
      </w:divBdr>
    </w:div>
    <w:div w:id="1681422675">
      <w:marLeft w:val="0"/>
      <w:marRight w:val="0"/>
      <w:marTop w:val="0"/>
      <w:marBottom w:val="0"/>
      <w:divBdr>
        <w:top w:val="none" w:sz="0" w:space="0" w:color="auto"/>
        <w:left w:val="none" w:sz="0" w:space="0" w:color="auto"/>
        <w:bottom w:val="none" w:sz="0" w:space="0" w:color="auto"/>
        <w:right w:val="none" w:sz="0" w:space="0" w:color="auto"/>
      </w:divBdr>
    </w:div>
    <w:div w:id="1682856790">
      <w:marLeft w:val="0"/>
      <w:marRight w:val="0"/>
      <w:marTop w:val="0"/>
      <w:marBottom w:val="0"/>
      <w:divBdr>
        <w:top w:val="none" w:sz="0" w:space="0" w:color="auto"/>
        <w:left w:val="none" w:sz="0" w:space="0" w:color="auto"/>
        <w:bottom w:val="none" w:sz="0" w:space="0" w:color="auto"/>
        <w:right w:val="none" w:sz="0" w:space="0" w:color="auto"/>
      </w:divBdr>
    </w:div>
    <w:div w:id="1684815601">
      <w:marLeft w:val="0"/>
      <w:marRight w:val="0"/>
      <w:marTop w:val="0"/>
      <w:marBottom w:val="0"/>
      <w:divBdr>
        <w:top w:val="none" w:sz="0" w:space="0" w:color="auto"/>
        <w:left w:val="none" w:sz="0" w:space="0" w:color="auto"/>
        <w:bottom w:val="none" w:sz="0" w:space="0" w:color="auto"/>
        <w:right w:val="none" w:sz="0" w:space="0" w:color="auto"/>
      </w:divBdr>
    </w:div>
    <w:div w:id="1690521186">
      <w:marLeft w:val="0"/>
      <w:marRight w:val="0"/>
      <w:marTop w:val="0"/>
      <w:marBottom w:val="0"/>
      <w:divBdr>
        <w:top w:val="none" w:sz="0" w:space="0" w:color="auto"/>
        <w:left w:val="none" w:sz="0" w:space="0" w:color="auto"/>
        <w:bottom w:val="none" w:sz="0" w:space="0" w:color="auto"/>
        <w:right w:val="none" w:sz="0" w:space="0" w:color="auto"/>
      </w:divBdr>
    </w:div>
    <w:div w:id="1692487782">
      <w:marLeft w:val="0"/>
      <w:marRight w:val="0"/>
      <w:marTop w:val="0"/>
      <w:marBottom w:val="0"/>
      <w:divBdr>
        <w:top w:val="none" w:sz="0" w:space="0" w:color="auto"/>
        <w:left w:val="none" w:sz="0" w:space="0" w:color="auto"/>
        <w:bottom w:val="none" w:sz="0" w:space="0" w:color="auto"/>
        <w:right w:val="none" w:sz="0" w:space="0" w:color="auto"/>
      </w:divBdr>
    </w:div>
    <w:div w:id="1692560385">
      <w:marLeft w:val="0"/>
      <w:marRight w:val="0"/>
      <w:marTop w:val="0"/>
      <w:marBottom w:val="0"/>
      <w:divBdr>
        <w:top w:val="none" w:sz="0" w:space="0" w:color="auto"/>
        <w:left w:val="none" w:sz="0" w:space="0" w:color="auto"/>
        <w:bottom w:val="none" w:sz="0" w:space="0" w:color="auto"/>
        <w:right w:val="none" w:sz="0" w:space="0" w:color="auto"/>
      </w:divBdr>
    </w:div>
    <w:div w:id="1696615339">
      <w:marLeft w:val="0"/>
      <w:marRight w:val="0"/>
      <w:marTop w:val="0"/>
      <w:marBottom w:val="0"/>
      <w:divBdr>
        <w:top w:val="none" w:sz="0" w:space="0" w:color="auto"/>
        <w:left w:val="none" w:sz="0" w:space="0" w:color="auto"/>
        <w:bottom w:val="none" w:sz="0" w:space="0" w:color="auto"/>
        <w:right w:val="none" w:sz="0" w:space="0" w:color="auto"/>
      </w:divBdr>
    </w:div>
    <w:div w:id="1699314604">
      <w:marLeft w:val="0"/>
      <w:marRight w:val="0"/>
      <w:marTop w:val="0"/>
      <w:marBottom w:val="0"/>
      <w:divBdr>
        <w:top w:val="none" w:sz="0" w:space="0" w:color="auto"/>
        <w:left w:val="none" w:sz="0" w:space="0" w:color="auto"/>
        <w:bottom w:val="none" w:sz="0" w:space="0" w:color="auto"/>
        <w:right w:val="none" w:sz="0" w:space="0" w:color="auto"/>
      </w:divBdr>
    </w:div>
    <w:div w:id="1704600577">
      <w:marLeft w:val="0"/>
      <w:marRight w:val="0"/>
      <w:marTop w:val="0"/>
      <w:marBottom w:val="0"/>
      <w:divBdr>
        <w:top w:val="none" w:sz="0" w:space="0" w:color="auto"/>
        <w:left w:val="none" w:sz="0" w:space="0" w:color="auto"/>
        <w:bottom w:val="none" w:sz="0" w:space="0" w:color="auto"/>
        <w:right w:val="none" w:sz="0" w:space="0" w:color="auto"/>
      </w:divBdr>
    </w:div>
    <w:div w:id="1705596898">
      <w:marLeft w:val="0"/>
      <w:marRight w:val="0"/>
      <w:marTop w:val="0"/>
      <w:marBottom w:val="0"/>
      <w:divBdr>
        <w:top w:val="none" w:sz="0" w:space="0" w:color="auto"/>
        <w:left w:val="none" w:sz="0" w:space="0" w:color="auto"/>
        <w:bottom w:val="none" w:sz="0" w:space="0" w:color="auto"/>
        <w:right w:val="none" w:sz="0" w:space="0" w:color="auto"/>
      </w:divBdr>
    </w:div>
    <w:div w:id="1706641285">
      <w:marLeft w:val="0"/>
      <w:marRight w:val="0"/>
      <w:marTop w:val="0"/>
      <w:marBottom w:val="0"/>
      <w:divBdr>
        <w:top w:val="none" w:sz="0" w:space="0" w:color="auto"/>
        <w:left w:val="none" w:sz="0" w:space="0" w:color="auto"/>
        <w:bottom w:val="none" w:sz="0" w:space="0" w:color="auto"/>
        <w:right w:val="none" w:sz="0" w:space="0" w:color="auto"/>
      </w:divBdr>
    </w:div>
    <w:div w:id="1708796990">
      <w:marLeft w:val="0"/>
      <w:marRight w:val="0"/>
      <w:marTop w:val="0"/>
      <w:marBottom w:val="0"/>
      <w:divBdr>
        <w:top w:val="none" w:sz="0" w:space="0" w:color="auto"/>
        <w:left w:val="none" w:sz="0" w:space="0" w:color="auto"/>
        <w:bottom w:val="none" w:sz="0" w:space="0" w:color="auto"/>
        <w:right w:val="none" w:sz="0" w:space="0" w:color="auto"/>
      </w:divBdr>
    </w:div>
    <w:div w:id="1712026416">
      <w:marLeft w:val="0"/>
      <w:marRight w:val="0"/>
      <w:marTop w:val="0"/>
      <w:marBottom w:val="0"/>
      <w:divBdr>
        <w:top w:val="none" w:sz="0" w:space="0" w:color="auto"/>
        <w:left w:val="none" w:sz="0" w:space="0" w:color="auto"/>
        <w:bottom w:val="none" w:sz="0" w:space="0" w:color="auto"/>
        <w:right w:val="none" w:sz="0" w:space="0" w:color="auto"/>
      </w:divBdr>
    </w:div>
    <w:div w:id="1712727664">
      <w:marLeft w:val="0"/>
      <w:marRight w:val="0"/>
      <w:marTop w:val="0"/>
      <w:marBottom w:val="0"/>
      <w:divBdr>
        <w:top w:val="none" w:sz="0" w:space="0" w:color="auto"/>
        <w:left w:val="none" w:sz="0" w:space="0" w:color="auto"/>
        <w:bottom w:val="none" w:sz="0" w:space="0" w:color="auto"/>
        <w:right w:val="none" w:sz="0" w:space="0" w:color="auto"/>
      </w:divBdr>
    </w:div>
    <w:div w:id="1713505643">
      <w:marLeft w:val="0"/>
      <w:marRight w:val="0"/>
      <w:marTop w:val="0"/>
      <w:marBottom w:val="0"/>
      <w:divBdr>
        <w:top w:val="none" w:sz="0" w:space="0" w:color="auto"/>
        <w:left w:val="none" w:sz="0" w:space="0" w:color="auto"/>
        <w:bottom w:val="none" w:sz="0" w:space="0" w:color="auto"/>
        <w:right w:val="none" w:sz="0" w:space="0" w:color="auto"/>
      </w:divBdr>
    </w:div>
    <w:div w:id="1720586408">
      <w:marLeft w:val="0"/>
      <w:marRight w:val="0"/>
      <w:marTop w:val="0"/>
      <w:marBottom w:val="0"/>
      <w:divBdr>
        <w:top w:val="none" w:sz="0" w:space="0" w:color="auto"/>
        <w:left w:val="none" w:sz="0" w:space="0" w:color="auto"/>
        <w:bottom w:val="none" w:sz="0" w:space="0" w:color="auto"/>
        <w:right w:val="none" w:sz="0" w:space="0" w:color="auto"/>
      </w:divBdr>
    </w:div>
    <w:div w:id="1725520324">
      <w:marLeft w:val="0"/>
      <w:marRight w:val="0"/>
      <w:marTop w:val="0"/>
      <w:marBottom w:val="0"/>
      <w:divBdr>
        <w:top w:val="none" w:sz="0" w:space="0" w:color="auto"/>
        <w:left w:val="none" w:sz="0" w:space="0" w:color="auto"/>
        <w:bottom w:val="none" w:sz="0" w:space="0" w:color="auto"/>
        <w:right w:val="none" w:sz="0" w:space="0" w:color="auto"/>
      </w:divBdr>
    </w:div>
    <w:div w:id="1729260316">
      <w:marLeft w:val="0"/>
      <w:marRight w:val="0"/>
      <w:marTop w:val="0"/>
      <w:marBottom w:val="0"/>
      <w:divBdr>
        <w:top w:val="none" w:sz="0" w:space="0" w:color="auto"/>
        <w:left w:val="none" w:sz="0" w:space="0" w:color="auto"/>
        <w:bottom w:val="none" w:sz="0" w:space="0" w:color="auto"/>
        <w:right w:val="none" w:sz="0" w:space="0" w:color="auto"/>
      </w:divBdr>
    </w:div>
    <w:div w:id="1730880662">
      <w:marLeft w:val="0"/>
      <w:marRight w:val="0"/>
      <w:marTop w:val="0"/>
      <w:marBottom w:val="0"/>
      <w:divBdr>
        <w:top w:val="none" w:sz="0" w:space="0" w:color="auto"/>
        <w:left w:val="none" w:sz="0" w:space="0" w:color="auto"/>
        <w:bottom w:val="none" w:sz="0" w:space="0" w:color="auto"/>
        <w:right w:val="none" w:sz="0" w:space="0" w:color="auto"/>
      </w:divBdr>
    </w:div>
    <w:div w:id="1730954087">
      <w:marLeft w:val="0"/>
      <w:marRight w:val="0"/>
      <w:marTop w:val="0"/>
      <w:marBottom w:val="0"/>
      <w:divBdr>
        <w:top w:val="none" w:sz="0" w:space="0" w:color="auto"/>
        <w:left w:val="none" w:sz="0" w:space="0" w:color="auto"/>
        <w:bottom w:val="none" w:sz="0" w:space="0" w:color="auto"/>
        <w:right w:val="none" w:sz="0" w:space="0" w:color="auto"/>
      </w:divBdr>
    </w:div>
    <w:div w:id="1731072683">
      <w:marLeft w:val="0"/>
      <w:marRight w:val="0"/>
      <w:marTop w:val="0"/>
      <w:marBottom w:val="0"/>
      <w:divBdr>
        <w:top w:val="none" w:sz="0" w:space="0" w:color="auto"/>
        <w:left w:val="none" w:sz="0" w:space="0" w:color="auto"/>
        <w:bottom w:val="none" w:sz="0" w:space="0" w:color="auto"/>
        <w:right w:val="none" w:sz="0" w:space="0" w:color="auto"/>
      </w:divBdr>
    </w:div>
    <w:div w:id="1731463886">
      <w:marLeft w:val="0"/>
      <w:marRight w:val="0"/>
      <w:marTop w:val="0"/>
      <w:marBottom w:val="0"/>
      <w:divBdr>
        <w:top w:val="none" w:sz="0" w:space="0" w:color="auto"/>
        <w:left w:val="none" w:sz="0" w:space="0" w:color="auto"/>
        <w:bottom w:val="none" w:sz="0" w:space="0" w:color="auto"/>
        <w:right w:val="none" w:sz="0" w:space="0" w:color="auto"/>
      </w:divBdr>
    </w:div>
    <w:div w:id="1731732254">
      <w:marLeft w:val="0"/>
      <w:marRight w:val="0"/>
      <w:marTop w:val="0"/>
      <w:marBottom w:val="0"/>
      <w:divBdr>
        <w:top w:val="none" w:sz="0" w:space="0" w:color="auto"/>
        <w:left w:val="none" w:sz="0" w:space="0" w:color="auto"/>
        <w:bottom w:val="none" w:sz="0" w:space="0" w:color="auto"/>
        <w:right w:val="none" w:sz="0" w:space="0" w:color="auto"/>
      </w:divBdr>
    </w:div>
    <w:div w:id="1732726326">
      <w:marLeft w:val="0"/>
      <w:marRight w:val="0"/>
      <w:marTop w:val="0"/>
      <w:marBottom w:val="0"/>
      <w:divBdr>
        <w:top w:val="none" w:sz="0" w:space="0" w:color="auto"/>
        <w:left w:val="none" w:sz="0" w:space="0" w:color="auto"/>
        <w:bottom w:val="none" w:sz="0" w:space="0" w:color="auto"/>
        <w:right w:val="none" w:sz="0" w:space="0" w:color="auto"/>
      </w:divBdr>
    </w:div>
    <w:div w:id="1733917755">
      <w:marLeft w:val="0"/>
      <w:marRight w:val="0"/>
      <w:marTop w:val="0"/>
      <w:marBottom w:val="0"/>
      <w:divBdr>
        <w:top w:val="none" w:sz="0" w:space="0" w:color="auto"/>
        <w:left w:val="none" w:sz="0" w:space="0" w:color="auto"/>
        <w:bottom w:val="none" w:sz="0" w:space="0" w:color="auto"/>
        <w:right w:val="none" w:sz="0" w:space="0" w:color="auto"/>
      </w:divBdr>
    </w:div>
    <w:div w:id="1734624410">
      <w:marLeft w:val="0"/>
      <w:marRight w:val="0"/>
      <w:marTop w:val="0"/>
      <w:marBottom w:val="0"/>
      <w:divBdr>
        <w:top w:val="none" w:sz="0" w:space="0" w:color="auto"/>
        <w:left w:val="none" w:sz="0" w:space="0" w:color="auto"/>
        <w:bottom w:val="none" w:sz="0" w:space="0" w:color="auto"/>
        <w:right w:val="none" w:sz="0" w:space="0" w:color="auto"/>
      </w:divBdr>
    </w:div>
    <w:div w:id="1748721713">
      <w:marLeft w:val="0"/>
      <w:marRight w:val="0"/>
      <w:marTop w:val="0"/>
      <w:marBottom w:val="0"/>
      <w:divBdr>
        <w:top w:val="none" w:sz="0" w:space="0" w:color="auto"/>
        <w:left w:val="none" w:sz="0" w:space="0" w:color="auto"/>
        <w:bottom w:val="none" w:sz="0" w:space="0" w:color="auto"/>
        <w:right w:val="none" w:sz="0" w:space="0" w:color="auto"/>
      </w:divBdr>
    </w:div>
    <w:div w:id="1752893339">
      <w:marLeft w:val="0"/>
      <w:marRight w:val="0"/>
      <w:marTop w:val="0"/>
      <w:marBottom w:val="0"/>
      <w:divBdr>
        <w:top w:val="none" w:sz="0" w:space="0" w:color="auto"/>
        <w:left w:val="none" w:sz="0" w:space="0" w:color="auto"/>
        <w:bottom w:val="none" w:sz="0" w:space="0" w:color="auto"/>
        <w:right w:val="none" w:sz="0" w:space="0" w:color="auto"/>
      </w:divBdr>
    </w:div>
    <w:div w:id="1756321428">
      <w:marLeft w:val="0"/>
      <w:marRight w:val="0"/>
      <w:marTop w:val="0"/>
      <w:marBottom w:val="0"/>
      <w:divBdr>
        <w:top w:val="none" w:sz="0" w:space="0" w:color="auto"/>
        <w:left w:val="none" w:sz="0" w:space="0" w:color="auto"/>
        <w:bottom w:val="none" w:sz="0" w:space="0" w:color="auto"/>
        <w:right w:val="none" w:sz="0" w:space="0" w:color="auto"/>
      </w:divBdr>
    </w:div>
    <w:div w:id="1757093720">
      <w:marLeft w:val="0"/>
      <w:marRight w:val="0"/>
      <w:marTop w:val="0"/>
      <w:marBottom w:val="0"/>
      <w:divBdr>
        <w:top w:val="none" w:sz="0" w:space="0" w:color="auto"/>
        <w:left w:val="none" w:sz="0" w:space="0" w:color="auto"/>
        <w:bottom w:val="none" w:sz="0" w:space="0" w:color="auto"/>
        <w:right w:val="none" w:sz="0" w:space="0" w:color="auto"/>
      </w:divBdr>
    </w:div>
    <w:div w:id="1758553771">
      <w:marLeft w:val="0"/>
      <w:marRight w:val="0"/>
      <w:marTop w:val="0"/>
      <w:marBottom w:val="0"/>
      <w:divBdr>
        <w:top w:val="none" w:sz="0" w:space="0" w:color="auto"/>
        <w:left w:val="none" w:sz="0" w:space="0" w:color="auto"/>
        <w:bottom w:val="none" w:sz="0" w:space="0" w:color="auto"/>
        <w:right w:val="none" w:sz="0" w:space="0" w:color="auto"/>
      </w:divBdr>
    </w:div>
    <w:div w:id="1759985235">
      <w:marLeft w:val="0"/>
      <w:marRight w:val="0"/>
      <w:marTop w:val="0"/>
      <w:marBottom w:val="0"/>
      <w:divBdr>
        <w:top w:val="none" w:sz="0" w:space="0" w:color="auto"/>
        <w:left w:val="none" w:sz="0" w:space="0" w:color="auto"/>
        <w:bottom w:val="none" w:sz="0" w:space="0" w:color="auto"/>
        <w:right w:val="none" w:sz="0" w:space="0" w:color="auto"/>
      </w:divBdr>
    </w:div>
    <w:div w:id="1766463510">
      <w:marLeft w:val="0"/>
      <w:marRight w:val="0"/>
      <w:marTop w:val="0"/>
      <w:marBottom w:val="0"/>
      <w:divBdr>
        <w:top w:val="none" w:sz="0" w:space="0" w:color="auto"/>
        <w:left w:val="none" w:sz="0" w:space="0" w:color="auto"/>
        <w:bottom w:val="none" w:sz="0" w:space="0" w:color="auto"/>
        <w:right w:val="none" w:sz="0" w:space="0" w:color="auto"/>
      </w:divBdr>
    </w:div>
    <w:div w:id="1768310821">
      <w:marLeft w:val="0"/>
      <w:marRight w:val="0"/>
      <w:marTop w:val="0"/>
      <w:marBottom w:val="0"/>
      <w:divBdr>
        <w:top w:val="none" w:sz="0" w:space="0" w:color="auto"/>
        <w:left w:val="none" w:sz="0" w:space="0" w:color="auto"/>
        <w:bottom w:val="none" w:sz="0" w:space="0" w:color="auto"/>
        <w:right w:val="none" w:sz="0" w:space="0" w:color="auto"/>
      </w:divBdr>
    </w:div>
    <w:div w:id="1778019893">
      <w:marLeft w:val="0"/>
      <w:marRight w:val="0"/>
      <w:marTop w:val="0"/>
      <w:marBottom w:val="0"/>
      <w:divBdr>
        <w:top w:val="none" w:sz="0" w:space="0" w:color="auto"/>
        <w:left w:val="none" w:sz="0" w:space="0" w:color="auto"/>
        <w:bottom w:val="none" w:sz="0" w:space="0" w:color="auto"/>
        <w:right w:val="none" w:sz="0" w:space="0" w:color="auto"/>
      </w:divBdr>
    </w:div>
    <w:div w:id="1786381760">
      <w:marLeft w:val="0"/>
      <w:marRight w:val="0"/>
      <w:marTop w:val="0"/>
      <w:marBottom w:val="0"/>
      <w:divBdr>
        <w:top w:val="none" w:sz="0" w:space="0" w:color="auto"/>
        <w:left w:val="none" w:sz="0" w:space="0" w:color="auto"/>
        <w:bottom w:val="none" w:sz="0" w:space="0" w:color="auto"/>
        <w:right w:val="none" w:sz="0" w:space="0" w:color="auto"/>
      </w:divBdr>
    </w:div>
    <w:div w:id="1792822598">
      <w:marLeft w:val="0"/>
      <w:marRight w:val="0"/>
      <w:marTop w:val="0"/>
      <w:marBottom w:val="0"/>
      <w:divBdr>
        <w:top w:val="none" w:sz="0" w:space="0" w:color="auto"/>
        <w:left w:val="none" w:sz="0" w:space="0" w:color="auto"/>
        <w:bottom w:val="none" w:sz="0" w:space="0" w:color="auto"/>
        <w:right w:val="none" w:sz="0" w:space="0" w:color="auto"/>
      </w:divBdr>
    </w:div>
    <w:div w:id="1793283212">
      <w:marLeft w:val="0"/>
      <w:marRight w:val="0"/>
      <w:marTop w:val="0"/>
      <w:marBottom w:val="0"/>
      <w:divBdr>
        <w:top w:val="none" w:sz="0" w:space="0" w:color="auto"/>
        <w:left w:val="none" w:sz="0" w:space="0" w:color="auto"/>
        <w:bottom w:val="none" w:sz="0" w:space="0" w:color="auto"/>
        <w:right w:val="none" w:sz="0" w:space="0" w:color="auto"/>
      </w:divBdr>
    </w:div>
    <w:div w:id="1794708195">
      <w:marLeft w:val="0"/>
      <w:marRight w:val="0"/>
      <w:marTop w:val="0"/>
      <w:marBottom w:val="0"/>
      <w:divBdr>
        <w:top w:val="none" w:sz="0" w:space="0" w:color="auto"/>
        <w:left w:val="none" w:sz="0" w:space="0" w:color="auto"/>
        <w:bottom w:val="none" w:sz="0" w:space="0" w:color="auto"/>
        <w:right w:val="none" w:sz="0" w:space="0" w:color="auto"/>
      </w:divBdr>
    </w:div>
    <w:div w:id="1802648113">
      <w:marLeft w:val="0"/>
      <w:marRight w:val="0"/>
      <w:marTop w:val="0"/>
      <w:marBottom w:val="0"/>
      <w:divBdr>
        <w:top w:val="none" w:sz="0" w:space="0" w:color="auto"/>
        <w:left w:val="none" w:sz="0" w:space="0" w:color="auto"/>
        <w:bottom w:val="none" w:sz="0" w:space="0" w:color="auto"/>
        <w:right w:val="none" w:sz="0" w:space="0" w:color="auto"/>
      </w:divBdr>
    </w:div>
    <w:div w:id="1810324382">
      <w:marLeft w:val="0"/>
      <w:marRight w:val="0"/>
      <w:marTop w:val="0"/>
      <w:marBottom w:val="0"/>
      <w:divBdr>
        <w:top w:val="none" w:sz="0" w:space="0" w:color="auto"/>
        <w:left w:val="none" w:sz="0" w:space="0" w:color="auto"/>
        <w:bottom w:val="none" w:sz="0" w:space="0" w:color="auto"/>
        <w:right w:val="none" w:sz="0" w:space="0" w:color="auto"/>
      </w:divBdr>
    </w:div>
    <w:div w:id="1810783332">
      <w:marLeft w:val="0"/>
      <w:marRight w:val="0"/>
      <w:marTop w:val="0"/>
      <w:marBottom w:val="0"/>
      <w:divBdr>
        <w:top w:val="none" w:sz="0" w:space="0" w:color="auto"/>
        <w:left w:val="none" w:sz="0" w:space="0" w:color="auto"/>
        <w:bottom w:val="none" w:sz="0" w:space="0" w:color="auto"/>
        <w:right w:val="none" w:sz="0" w:space="0" w:color="auto"/>
      </w:divBdr>
    </w:div>
    <w:div w:id="1815290364">
      <w:marLeft w:val="0"/>
      <w:marRight w:val="0"/>
      <w:marTop w:val="0"/>
      <w:marBottom w:val="0"/>
      <w:divBdr>
        <w:top w:val="none" w:sz="0" w:space="0" w:color="auto"/>
        <w:left w:val="none" w:sz="0" w:space="0" w:color="auto"/>
        <w:bottom w:val="none" w:sz="0" w:space="0" w:color="auto"/>
        <w:right w:val="none" w:sz="0" w:space="0" w:color="auto"/>
      </w:divBdr>
    </w:div>
    <w:div w:id="1817525757">
      <w:marLeft w:val="0"/>
      <w:marRight w:val="0"/>
      <w:marTop w:val="0"/>
      <w:marBottom w:val="0"/>
      <w:divBdr>
        <w:top w:val="none" w:sz="0" w:space="0" w:color="auto"/>
        <w:left w:val="none" w:sz="0" w:space="0" w:color="auto"/>
        <w:bottom w:val="none" w:sz="0" w:space="0" w:color="auto"/>
        <w:right w:val="none" w:sz="0" w:space="0" w:color="auto"/>
      </w:divBdr>
    </w:div>
    <w:div w:id="1820072799">
      <w:marLeft w:val="0"/>
      <w:marRight w:val="0"/>
      <w:marTop w:val="0"/>
      <w:marBottom w:val="0"/>
      <w:divBdr>
        <w:top w:val="none" w:sz="0" w:space="0" w:color="auto"/>
        <w:left w:val="none" w:sz="0" w:space="0" w:color="auto"/>
        <w:bottom w:val="none" w:sz="0" w:space="0" w:color="auto"/>
        <w:right w:val="none" w:sz="0" w:space="0" w:color="auto"/>
      </w:divBdr>
    </w:div>
    <w:div w:id="1821532144">
      <w:marLeft w:val="0"/>
      <w:marRight w:val="0"/>
      <w:marTop w:val="0"/>
      <w:marBottom w:val="0"/>
      <w:divBdr>
        <w:top w:val="none" w:sz="0" w:space="0" w:color="auto"/>
        <w:left w:val="none" w:sz="0" w:space="0" w:color="auto"/>
        <w:bottom w:val="none" w:sz="0" w:space="0" w:color="auto"/>
        <w:right w:val="none" w:sz="0" w:space="0" w:color="auto"/>
      </w:divBdr>
    </w:div>
    <w:div w:id="1822188867">
      <w:marLeft w:val="0"/>
      <w:marRight w:val="0"/>
      <w:marTop w:val="0"/>
      <w:marBottom w:val="0"/>
      <w:divBdr>
        <w:top w:val="none" w:sz="0" w:space="0" w:color="auto"/>
        <w:left w:val="none" w:sz="0" w:space="0" w:color="auto"/>
        <w:bottom w:val="none" w:sz="0" w:space="0" w:color="auto"/>
        <w:right w:val="none" w:sz="0" w:space="0" w:color="auto"/>
      </w:divBdr>
    </w:div>
    <w:div w:id="1823425152">
      <w:marLeft w:val="0"/>
      <w:marRight w:val="0"/>
      <w:marTop w:val="0"/>
      <w:marBottom w:val="0"/>
      <w:divBdr>
        <w:top w:val="none" w:sz="0" w:space="0" w:color="auto"/>
        <w:left w:val="none" w:sz="0" w:space="0" w:color="auto"/>
        <w:bottom w:val="none" w:sz="0" w:space="0" w:color="auto"/>
        <w:right w:val="none" w:sz="0" w:space="0" w:color="auto"/>
      </w:divBdr>
    </w:div>
    <w:div w:id="1823696474">
      <w:marLeft w:val="0"/>
      <w:marRight w:val="0"/>
      <w:marTop w:val="0"/>
      <w:marBottom w:val="0"/>
      <w:divBdr>
        <w:top w:val="none" w:sz="0" w:space="0" w:color="auto"/>
        <w:left w:val="none" w:sz="0" w:space="0" w:color="auto"/>
        <w:bottom w:val="none" w:sz="0" w:space="0" w:color="auto"/>
        <w:right w:val="none" w:sz="0" w:space="0" w:color="auto"/>
      </w:divBdr>
    </w:div>
    <w:div w:id="1827748363">
      <w:marLeft w:val="0"/>
      <w:marRight w:val="0"/>
      <w:marTop w:val="0"/>
      <w:marBottom w:val="0"/>
      <w:divBdr>
        <w:top w:val="none" w:sz="0" w:space="0" w:color="auto"/>
        <w:left w:val="none" w:sz="0" w:space="0" w:color="auto"/>
        <w:bottom w:val="none" w:sz="0" w:space="0" w:color="auto"/>
        <w:right w:val="none" w:sz="0" w:space="0" w:color="auto"/>
      </w:divBdr>
    </w:div>
    <w:div w:id="1829252486">
      <w:marLeft w:val="0"/>
      <w:marRight w:val="0"/>
      <w:marTop w:val="0"/>
      <w:marBottom w:val="0"/>
      <w:divBdr>
        <w:top w:val="none" w:sz="0" w:space="0" w:color="auto"/>
        <w:left w:val="none" w:sz="0" w:space="0" w:color="auto"/>
        <w:bottom w:val="none" w:sz="0" w:space="0" w:color="auto"/>
        <w:right w:val="none" w:sz="0" w:space="0" w:color="auto"/>
      </w:divBdr>
    </w:div>
    <w:div w:id="1840539577">
      <w:marLeft w:val="0"/>
      <w:marRight w:val="0"/>
      <w:marTop w:val="0"/>
      <w:marBottom w:val="0"/>
      <w:divBdr>
        <w:top w:val="none" w:sz="0" w:space="0" w:color="auto"/>
        <w:left w:val="none" w:sz="0" w:space="0" w:color="auto"/>
        <w:bottom w:val="none" w:sz="0" w:space="0" w:color="auto"/>
        <w:right w:val="none" w:sz="0" w:space="0" w:color="auto"/>
      </w:divBdr>
    </w:div>
    <w:div w:id="1841000287">
      <w:marLeft w:val="0"/>
      <w:marRight w:val="0"/>
      <w:marTop w:val="0"/>
      <w:marBottom w:val="0"/>
      <w:divBdr>
        <w:top w:val="none" w:sz="0" w:space="0" w:color="auto"/>
        <w:left w:val="none" w:sz="0" w:space="0" w:color="auto"/>
        <w:bottom w:val="none" w:sz="0" w:space="0" w:color="auto"/>
        <w:right w:val="none" w:sz="0" w:space="0" w:color="auto"/>
      </w:divBdr>
    </w:div>
    <w:div w:id="1851870409">
      <w:marLeft w:val="0"/>
      <w:marRight w:val="0"/>
      <w:marTop w:val="0"/>
      <w:marBottom w:val="0"/>
      <w:divBdr>
        <w:top w:val="none" w:sz="0" w:space="0" w:color="auto"/>
        <w:left w:val="none" w:sz="0" w:space="0" w:color="auto"/>
        <w:bottom w:val="none" w:sz="0" w:space="0" w:color="auto"/>
        <w:right w:val="none" w:sz="0" w:space="0" w:color="auto"/>
      </w:divBdr>
    </w:div>
    <w:div w:id="1856190333">
      <w:marLeft w:val="0"/>
      <w:marRight w:val="0"/>
      <w:marTop w:val="0"/>
      <w:marBottom w:val="0"/>
      <w:divBdr>
        <w:top w:val="none" w:sz="0" w:space="0" w:color="auto"/>
        <w:left w:val="none" w:sz="0" w:space="0" w:color="auto"/>
        <w:bottom w:val="none" w:sz="0" w:space="0" w:color="auto"/>
        <w:right w:val="none" w:sz="0" w:space="0" w:color="auto"/>
      </w:divBdr>
    </w:div>
    <w:div w:id="1857117828">
      <w:marLeft w:val="0"/>
      <w:marRight w:val="0"/>
      <w:marTop w:val="0"/>
      <w:marBottom w:val="0"/>
      <w:divBdr>
        <w:top w:val="none" w:sz="0" w:space="0" w:color="auto"/>
        <w:left w:val="none" w:sz="0" w:space="0" w:color="auto"/>
        <w:bottom w:val="none" w:sz="0" w:space="0" w:color="auto"/>
        <w:right w:val="none" w:sz="0" w:space="0" w:color="auto"/>
      </w:divBdr>
    </w:div>
    <w:div w:id="1859730352">
      <w:marLeft w:val="0"/>
      <w:marRight w:val="0"/>
      <w:marTop w:val="0"/>
      <w:marBottom w:val="0"/>
      <w:divBdr>
        <w:top w:val="none" w:sz="0" w:space="0" w:color="auto"/>
        <w:left w:val="none" w:sz="0" w:space="0" w:color="auto"/>
        <w:bottom w:val="none" w:sz="0" w:space="0" w:color="auto"/>
        <w:right w:val="none" w:sz="0" w:space="0" w:color="auto"/>
      </w:divBdr>
    </w:div>
    <w:div w:id="1859808521">
      <w:marLeft w:val="0"/>
      <w:marRight w:val="0"/>
      <w:marTop w:val="0"/>
      <w:marBottom w:val="0"/>
      <w:divBdr>
        <w:top w:val="none" w:sz="0" w:space="0" w:color="auto"/>
        <w:left w:val="none" w:sz="0" w:space="0" w:color="auto"/>
        <w:bottom w:val="none" w:sz="0" w:space="0" w:color="auto"/>
        <w:right w:val="none" w:sz="0" w:space="0" w:color="auto"/>
      </w:divBdr>
    </w:div>
    <w:div w:id="1859928508">
      <w:marLeft w:val="0"/>
      <w:marRight w:val="0"/>
      <w:marTop w:val="0"/>
      <w:marBottom w:val="0"/>
      <w:divBdr>
        <w:top w:val="none" w:sz="0" w:space="0" w:color="auto"/>
        <w:left w:val="none" w:sz="0" w:space="0" w:color="auto"/>
        <w:bottom w:val="none" w:sz="0" w:space="0" w:color="auto"/>
        <w:right w:val="none" w:sz="0" w:space="0" w:color="auto"/>
      </w:divBdr>
    </w:div>
    <w:div w:id="1861046654">
      <w:marLeft w:val="0"/>
      <w:marRight w:val="0"/>
      <w:marTop w:val="0"/>
      <w:marBottom w:val="0"/>
      <w:divBdr>
        <w:top w:val="none" w:sz="0" w:space="0" w:color="auto"/>
        <w:left w:val="none" w:sz="0" w:space="0" w:color="auto"/>
        <w:bottom w:val="none" w:sz="0" w:space="0" w:color="auto"/>
        <w:right w:val="none" w:sz="0" w:space="0" w:color="auto"/>
      </w:divBdr>
    </w:div>
    <w:div w:id="1862696567">
      <w:marLeft w:val="0"/>
      <w:marRight w:val="0"/>
      <w:marTop w:val="0"/>
      <w:marBottom w:val="0"/>
      <w:divBdr>
        <w:top w:val="none" w:sz="0" w:space="0" w:color="auto"/>
        <w:left w:val="none" w:sz="0" w:space="0" w:color="auto"/>
        <w:bottom w:val="none" w:sz="0" w:space="0" w:color="auto"/>
        <w:right w:val="none" w:sz="0" w:space="0" w:color="auto"/>
      </w:divBdr>
    </w:div>
    <w:div w:id="1865292100">
      <w:marLeft w:val="0"/>
      <w:marRight w:val="0"/>
      <w:marTop w:val="0"/>
      <w:marBottom w:val="0"/>
      <w:divBdr>
        <w:top w:val="none" w:sz="0" w:space="0" w:color="auto"/>
        <w:left w:val="none" w:sz="0" w:space="0" w:color="auto"/>
        <w:bottom w:val="none" w:sz="0" w:space="0" w:color="auto"/>
        <w:right w:val="none" w:sz="0" w:space="0" w:color="auto"/>
      </w:divBdr>
    </w:div>
    <w:div w:id="1868326653">
      <w:marLeft w:val="0"/>
      <w:marRight w:val="0"/>
      <w:marTop w:val="0"/>
      <w:marBottom w:val="0"/>
      <w:divBdr>
        <w:top w:val="none" w:sz="0" w:space="0" w:color="auto"/>
        <w:left w:val="none" w:sz="0" w:space="0" w:color="auto"/>
        <w:bottom w:val="none" w:sz="0" w:space="0" w:color="auto"/>
        <w:right w:val="none" w:sz="0" w:space="0" w:color="auto"/>
      </w:divBdr>
    </w:div>
    <w:div w:id="1868564210">
      <w:marLeft w:val="0"/>
      <w:marRight w:val="0"/>
      <w:marTop w:val="0"/>
      <w:marBottom w:val="0"/>
      <w:divBdr>
        <w:top w:val="none" w:sz="0" w:space="0" w:color="auto"/>
        <w:left w:val="none" w:sz="0" w:space="0" w:color="auto"/>
        <w:bottom w:val="none" w:sz="0" w:space="0" w:color="auto"/>
        <w:right w:val="none" w:sz="0" w:space="0" w:color="auto"/>
      </w:divBdr>
    </w:div>
    <w:div w:id="1868714511">
      <w:marLeft w:val="0"/>
      <w:marRight w:val="0"/>
      <w:marTop w:val="0"/>
      <w:marBottom w:val="0"/>
      <w:divBdr>
        <w:top w:val="none" w:sz="0" w:space="0" w:color="auto"/>
        <w:left w:val="none" w:sz="0" w:space="0" w:color="auto"/>
        <w:bottom w:val="none" w:sz="0" w:space="0" w:color="auto"/>
        <w:right w:val="none" w:sz="0" w:space="0" w:color="auto"/>
      </w:divBdr>
    </w:div>
    <w:div w:id="1872452604">
      <w:marLeft w:val="0"/>
      <w:marRight w:val="0"/>
      <w:marTop w:val="0"/>
      <w:marBottom w:val="0"/>
      <w:divBdr>
        <w:top w:val="none" w:sz="0" w:space="0" w:color="auto"/>
        <w:left w:val="none" w:sz="0" w:space="0" w:color="auto"/>
        <w:bottom w:val="none" w:sz="0" w:space="0" w:color="auto"/>
        <w:right w:val="none" w:sz="0" w:space="0" w:color="auto"/>
      </w:divBdr>
    </w:div>
    <w:div w:id="1875269317">
      <w:marLeft w:val="0"/>
      <w:marRight w:val="0"/>
      <w:marTop w:val="0"/>
      <w:marBottom w:val="0"/>
      <w:divBdr>
        <w:top w:val="none" w:sz="0" w:space="0" w:color="auto"/>
        <w:left w:val="none" w:sz="0" w:space="0" w:color="auto"/>
        <w:bottom w:val="none" w:sz="0" w:space="0" w:color="auto"/>
        <w:right w:val="none" w:sz="0" w:space="0" w:color="auto"/>
      </w:divBdr>
    </w:div>
    <w:div w:id="1879972413">
      <w:marLeft w:val="0"/>
      <w:marRight w:val="0"/>
      <w:marTop w:val="0"/>
      <w:marBottom w:val="0"/>
      <w:divBdr>
        <w:top w:val="none" w:sz="0" w:space="0" w:color="auto"/>
        <w:left w:val="none" w:sz="0" w:space="0" w:color="auto"/>
        <w:bottom w:val="none" w:sz="0" w:space="0" w:color="auto"/>
        <w:right w:val="none" w:sz="0" w:space="0" w:color="auto"/>
      </w:divBdr>
    </w:div>
    <w:div w:id="1880632107">
      <w:marLeft w:val="0"/>
      <w:marRight w:val="0"/>
      <w:marTop w:val="0"/>
      <w:marBottom w:val="0"/>
      <w:divBdr>
        <w:top w:val="none" w:sz="0" w:space="0" w:color="auto"/>
        <w:left w:val="none" w:sz="0" w:space="0" w:color="auto"/>
        <w:bottom w:val="none" w:sz="0" w:space="0" w:color="auto"/>
        <w:right w:val="none" w:sz="0" w:space="0" w:color="auto"/>
      </w:divBdr>
    </w:div>
    <w:div w:id="1881673258">
      <w:marLeft w:val="0"/>
      <w:marRight w:val="0"/>
      <w:marTop w:val="0"/>
      <w:marBottom w:val="0"/>
      <w:divBdr>
        <w:top w:val="none" w:sz="0" w:space="0" w:color="auto"/>
        <w:left w:val="none" w:sz="0" w:space="0" w:color="auto"/>
        <w:bottom w:val="none" w:sz="0" w:space="0" w:color="auto"/>
        <w:right w:val="none" w:sz="0" w:space="0" w:color="auto"/>
      </w:divBdr>
    </w:div>
    <w:div w:id="1884441981">
      <w:marLeft w:val="0"/>
      <w:marRight w:val="0"/>
      <w:marTop w:val="0"/>
      <w:marBottom w:val="0"/>
      <w:divBdr>
        <w:top w:val="none" w:sz="0" w:space="0" w:color="auto"/>
        <w:left w:val="none" w:sz="0" w:space="0" w:color="auto"/>
        <w:bottom w:val="none" w:sz="0" w:space="0" w:color="auto"/>
        <w:right w:val="none" w:sz="0" w:space="0" w:color="auto"/>
      </w:divBdr>
    </w:div>
    <w:div w:id="1887988164">
      <w:marLeft w:val="0"/>
      <w:marRight w:val="0"/>
      <w:marTop w:val="0"/>
      <w:marBottom w:val="0"/>
      <w:divBdr>
        <w:top w:val="none" w:sz="0" w:space="0" w:color="auto"/>
        <w:left w:val="none" w:sz="0" w:space="0" w:color="auto"/>
        <w:bottom w:val="none" w:sz="0" w:space="0" w:color="auto"/>
        <w:right w:val="none" w:sz="0" w:space="0" w:color="auto"/>
      </w:divBdr>
    </w:div>
    <w:div w:id="1890190256">
      <w:marLeft w:val="0"/>
      <w:marRight w:val="0"/>
      <w:marTop w:val="0"/>
      <w:marBottom w:val="0"/>
      <w:divBdr>
        <w:top w:val="none" w:sz="0" w:space="0" w:color="auto"/>
        <w:left w:val="none" w:sz="0" w:space="0" w:color="auto"/>
        <w:bottom w:val="none" w:sz="0" w:space="0" w:color="auto"/>
        <w:right w:val="none" w:sz="0" w:space="0" w:color="auto"/>
      </w:divBdr>
    </w:div>
    <w:div w:id="1893883944">
      <w:marLeft w:val="0"/>
      <w:marRight w:val="0"/>
      <w:marTop w:val="0"/>
      <w:marBottom w:val="0"/>
      <w:divBdr>
        <w:top w:val="none" w:sz="0" w:space="0" w:color="auto"/>
        <w:left w:val="none" w:sz="0" w:space="0" w:color="auto"/>
        <w:bottom w:val="none" w:sz="0" w:space="0" w:color="auto"/>
        <w:right w:val="none" w:sz="0" w:space="0" w:color="auto"/>
      </w:divBdr>
    </w:div>
    <w:div w:id="1894199009">
      <w:marLeft w:val="0"/>
      <w:marRight w:val="0"/>
      <w:marTop w:val="0"/>
      <w:marBottom w:val="0"/>
      <w:divBdr>
        <w:top w:val="none" w:sz="0" w:space="0" w:color="auto"/>
        <w:left w:val="none" w:sz="0" w:space="0" w:color="auto"/>
        <w:bottom w:val="none" w:sz="0" w:space="0" w:color="auto"/>
        <w:right w:val="none" w:sz="0" w:space="0" w:color="auto"/>
      </w:divBdr>
    </w:div>
    <w:div w:id="1896507459">
      <w:marLeft w:val="0"/>
      <w:marRight w:val="0"/>
      <w:marTop w:val="0"/>
      <w:marBottom w:val="0"/>
      <w:divBdr>
        <w:top w:val="none" w:sz="0" w:space="0" w:color="auto"/>
        <w:left w:val="none" w:sz="0" w:space="0" w:color="auto"/>
        <w:bottom w:val="none" w:sz="0" w:space="0" w:color="auto"/>
        <w:right w:val="none" w:sz="0" w:space="0" w:color="auto"/>
      </w:divBdr>
    </w:div>
    <w:div w:id="1903523348">
      <w:marLeft w:val="0"/>
      <w:marRight w:val="0"/>
      <w:marTop w:val="0"/>
      <w:marBottom w:val="0"/>
      <w:divBdr>
        <w:top w:val="none" w:sz="0" w:space="0" w:color="auto"/>
        <w:left w:val="none" w:sz="0" w:space="0" w:color="auto"/>
        <w:bottom w:val="none" w:sz="0" w:space="0" w:color="auto"/>
        <w:right w:val="none" w:sz="0" w:space="0" w:color="auto"/>
      </w:divBdr>
    </w:div>
    <w:div w:id="1909458024">
      <w:marLeft w:val="0"/>
      <w:marRight w:val="0"/>
      <w:marTop w:val="0"/>
      <w:marBottom w:val="0"/>
      <w:divBdr>
        <w:top w:val="none" w:sz="0" w:space="0" w:color="auto"/>
        <w:left w:val="none" w:sz="0" w:space="0" w:color="auto"/>
        <w:bottom w:val="none" w:sz="0" w:space="0" w:color="auto"/>
        <w:right w:val="none" w:sz="0" w:space="0" w:color="auto"/>
      </w:divBdr>
    </w:div>
    <w:div w:id="1910767807">
      <w:marLeft w:val="0"/>
      <w:marRight w:val="0"/>
      <w:marTop w:val="0"/>
      <w:marBottom w:val="0"/>
      <w:divBdr>
        <w:top w:val="none" w:sz="0" w:space="0" w:color="auto"/>
        <w:left w:val="none" w:sz="0" w:space="0" w:color="auto"/>
        <w:bottom w:val="none" w:sz="0" w:space="0" w:color="auto"/>
        <w:right w:val="none" w:sz="0" w:space="0" w:color="auto"/>
      </w:divBdr>
    </w:div>
    <w:div w:id="1912041098">
      <w:marLeft w:val="0"/>
      <w:marRight w:val="0"/>
      <w:marTop w:val="0"/>
      <w:marBottom w:val="0"/>
      <w:divBdr>
        <w:top w:val="none" w:sz="0" w:space="0" w:color="auto"/>
        <w:left w:val="none" w:sz="0" w:space="0" w:color="auto"/>
        <w:bottom w:val="none" w:sz="0" w:space="0" w:color="auto"/>
        <w:right w:val="none" w:sz="0" w:space="0" w:color="auto"/>
      </w:divBdr>
    </w:div>
    <w:div w:id="1915428319">
      <w:marLeft w:val="0"/>
      <w:marRight w:val="0"/>
      <w:marTop w:val="0"/>
      <w:marBottom w:val="0"/>
      <w:divBdr>
        <w:top w:val="none" w:sz="0" w:space="0" w:color="auto"/>
        <w:left w:val="none" w:sz="0" w:space="0" w:color="auto"/>
        <w:bottom w:val="none" w:sz="0" w:space="0" w:color="auto"/>
        <w:right w:val="none" w:sz="0" w:space="0" w:color="auto"/>
      </w:divBdr>
    </w:div>
    <w:div w:id="1926766434">
      <w:marLeft w:val="0"/>
      <w:marRight w:val="0"/>
      <w:marTop w:val="0"/>
      <w:marBottom w:val="0"/>
      <w:divBdr>
        <w:top w:val="none" w:sz="0" w:space="0" w:color="auto"/>
        <w:left w:val="none" w:sz="0" w:space="0" w:color="auto"/>
        <w:bottom w:val="none" w:sz="0" w:space="0" w:color="auto"/>
        <w:right w:val="none" w:sz="0" w:space="0" w:color="auto"/>
      </w:divBdr>
    </w:div>
    <w:div w:id="1930189724">
      <w:marLeft w:val="0"/>
      <w:marRight w:val="0"/>
      <w:marTop w:val="0"/>
      <w:marBottom w:val="0"/>
      <w:divBdr>
        <w:top w:val="none" w:sz="0" w:space="0" w:color="auto"/>
        <w:left w:val="none" w:sz="0" w:space="0" w:color="auto"/>
        <w:bottom w:val="none" w:sz="0" w:space="0" w:color="auto"/>
        <w:right w:val="none" w:sz="0" w:space="0" w:color="auto"/>
      </w:divBdr>
    </w:div>
    <w:div w:id="1931349512">
      <w:marLeft w:val="0"/>
      <w:marRight w:val="0"/>
      <w:marTop w:val="0"/>
      <w:marBottom w:val="0"/>
      <w:divBdr>
        <w:top w:val="none" w:sz="0" w:space="0" w:color="auto"/>
        <w:left w:val="none" w:sz="0" w:space="0" w:color="auto"/>
        <w:bottom w:val="none" w:sz="0" w:space="0" w:color="auto"/>
        <w:right w:val="none" w:sz="0" w:space="0" w:color="auto"/>
      </w:divBdr>
    </w:div>
    <w:div w:id="1931350124">
      <w:marLeft w:val="0"/>
      <w:marRight w:val="0"/>
      <w:marTop w:val="0"/>
      <w:marBottom w:val="0"/>
      <w:divBdr>
        <w:top w:val="none" w:sz="0" w:space="0" w:color="auto"/>
        <w:left w:val="none" w:sz="0" w:space="0" w:color="auto"/>
        <w:bottom w:val="none" w:sz="0" w:space="0" w:color="auto"/>
        <w:right w:val="none" w:sz="0" w:space="0" w:color="auto"/>
      </w:divBdr>
    </w:div>
    <w:div w:id="1932543157">
      <w:marLeft w:val="0"/>
      <w:marRight w:val="0"/>
      <w:marTop w:val="0"/>
      <w:marBottom w:val="0"/>
      <w:divBdr>
        <w:top w:val="none" w:sz="0" w:space="0" w:color="auto"/>
        <w:left w:val="none" w:sz="0" w:space="0" w:color="auto"/>
        <w:bottom w:val="none" w:sz="0" w:space="0" w:color="auto"/>
        <w:right w:val="none" w:sz="0" w:space="0" w:color="auto"/>
      </w:divBdr>
    </w:div>
    <w:div w:id="1936284887">
      <w:marLeft w:val="0"/>
      <w:marRight w:val="0"/>
      <w:marTop w:val="0"/>
      <w:marBottom w:val="0"/>
      <w:divBdr>
        <w:top w:val="none" w:sz="0" w:space="0" w:color="auto"/>
        <w:left w:val="none" w:sz="0" w:space="0" w:color="auto"/>
        <w:bottom w:val="none" w:sz="0" w:space="0" w:color="auto"/>
        <w:right w:val="none" w:sz="0" w:space="0" w:color="auto"/>
      </w:divBdr>
    </w:div>
    <w:div w:id="1936863014">
      <w:marLeft w:val="0"/>
      <w:marRight w:val="0"/>
      <w:marTop w:val="0"/>
      <w:marBottom w:val="0"/>
      <w:divBdr>
        <w:top w:val="none" w:sz="0" w:space="0" w:color="auto"/>
        <w:left w:val="none" w:sz="0" w:space="0" w:color="auto"/>
        <w:bottom w:val="none" w:sz="0" w:space="0" w:color="auto"/>
        <w:right w:val="none" w:sz="0" w:space="0" w:color="auto"/>
      </w:divBdr>
    </w:div>
    <w:div w:id="1938364077">
      <w:marLeft w:val="0"/>
      <w:marRight w:val="0"/>
      <w:marTop w:val="0"/>
      <w:marBottom w:val="0"/>
      <w:divBdr>
        <w:top w:val="none" w:sz="0" w:space="0" w:color="auto"/>
        <w:left w:val="none" w:sz="0" w:space="0" w:color="auto"/>
        <w:bottom w:val="none" w:sz="0" w:space="0" w:color="auto"/>
        <w:right w:val="none" w:sz="0" w:space="0" w:color="auto"/>
      </w:divBdr>
    </w:div>
    <w:div w:id="1940673772">
      <w:marLeft w:val="0"/>
      <w:marRight w:val="0"/>
      <w:marTop w:val="0"/>
      <w:marBottom w:val="0"/>
      <w:divBdr>
        <w:top w:val="none" w:sz="0" w:space="0" w:color="auto"/>
        <w:left w:val="none" w:sz="0" w:space="0" w:color="auto"/>
        <w:bottom w:val="none" w:sz="0" w:space="0" w:color="auto"/>
        <w:right w:val="none" w:sz="0" w:space="0" w:color="auto"/>
      </w:divBdr>
    </w:div>
    <w:div w:id="1945847627">
      <w:marLeft w:val="0"/>
      <w:marRight w:val="0"/>
      <w:marTop w:val="0"/>
      <w:marBottom w:val="0"/>
      <w:divBdr>
        <w:top w:val="none" w:sz="0" w:space="0" w:color="auto"/>
        <w:left w:val="none" w:sz="0" w:space="0" w:color="auto"/>
        <w:bottom w:val="none" w:sz="0" w:space="0" w:color="auto"/>
        <w:right w:val="none" w:sz="0" w:space="0" w:color="auto"/>
      </w:divBdr>
    </w:div>
    <w:div w:id="1945962403">
      <w:marLeft w:val="0"/>
      <w:marRight w:val="0"/>
      <w:marTop w:val="0"/>
      <w:marBottom w:val="0"/>
      <w:divBdr>
        <w:top w:val="none" w:sz="0" w:space="0" w:color="auto"/>
        <w:left w:val="none" w:sz="0" w:space="0" w:color="auto"/>
        <w:bottom w:val="none" w:sz="0" w:space="0" w:color="auto"/>
        <w:right w:val="none" w:sz="0" w:space="0" w:color="auto"/>
      </w:divBdr>
    </w:div>
    <w:div w:id="1951038265">
      <w:marLeft w:val="0"/>
      <w:marRight w:val="0"/>
      <w:marTop w:val="0"/>
      <w:marBottom w:val="0"/>
      <w:divBdr>
        <w:top w:val="none" w:sz="0" w:space="0" w:color="auto"/>
        <w:left w:val="none" w:sz="0" w:space="0" w:color="auto"/>
        <w:bottom w:val="none" w:sz="0" w:space="0" w:color="auto"/>
        <w:right w:val="none" w:sz="0" w:space="0" w:color="auto"/>
      </w:divBdr>
    </w:div>
    <w:div w:id="1951934179">
      <w:marLeft w:val="0"/>
      <w:marRight w:val="0"/>
      <w:marTop w:val="0"/>
      <w:marBottom w:val="0"/>
      <w:divBdr>
        <w:top w:val="none" w:sz="0" w:space="0" w:color="auto"/>
        <w:left w:val="none" w:sz="0" w:space="0" w:color="auto"/>
        <w:bottom w:val="none" w:sz="0" w:space="0" w:color="auto"/>
        <w:right w:val="none" w:sz="0" w:space="0" w:color="auto"/>
      </w:divBdr>
    </w:div>
    <w:div w:id="1953783597">
      <w:marLeft w:val="0"/>
      <w:marRight w:val="0"/>
      <w:marTop w:val="0"/>
      <w:marBottom w:val="0"/>
      <w:divBdr>
        <w:top w:val="none" w:sz="0" w:space="0" w:color="auto"/>
        <w:left w:val="none" w:sz="0" w:space="0" w:color="auto"/>
        <w:bottom w:val="none" w:sz="0" w:space="0" w:color="auto"/>
        <w:right w:val="none" w:sz="0" w:space="0" w:color="auto"/>
      </w:divBdr>
    </w:div>
    <w:div w:id="1953901804">
      <w:marLeft w:val="0"/>
      <w:marRight w:val="0"/>
      <w:marTop w:val="0"/>
      <w:marBottom w:val="0"/>
      <w:divBdr>
        <w:top w:val="none" w:sz="0" w:space="0" w:color="auto"/>
        <w:left w:val="none" w:sz="0" w:space="0" w:color="auto"/>
        <w:bottom w:val="none" w:sz="0" w:space="0" w:color="auto"/>
        <w:right w:val="none" w:sz="0" w:space="0" w:color="auto"/>
      </w:divBdr>
    </w:div>
    <w:div w:id="1959098520">
      <w:marLeft w:val="0"/>
      <w:marRight w:val="0"/>
      <w:marTop w:val="0"/>
      <w:marBottom w:val="0"/>
      <w:divBdr>
        <w:top w:val="none" w:sz="0" w:space="0" w:color="auto"/>
        <w:left w:val="none" w:sz="0" w:space="0" w:color="auto"/>
        <w:bottom w:val="none" w:sz="0" w:space="0" w:color="auto"/>
        <w:right w:val="none" w:sz="0" w:space="0" w:color="auto"/>
      </w:divBdr>
    </w:div>
    <w:div w:id="1959333273">
      <w:marLeft w:val="0"/>
      <w:marRight w:val="0"/>
      <w:marTop w:val="0"/>
      <w:marBottom w:val="0"/>
      <w:divBdr>
        <w:top w:val="none" w:sz="0" w:space="0" w:color="auto"/>
        <w:left w:val="none" w:sz="0" w:space="0" w:color="auto"/>
        <w:bottom w:val="none" w:sz="0" w:space="0" w:color="auto"/>
        <w:right w:val="none" w:sz="0" w:space="0" w:color="auto"/>
      </w:divBdr>
    </w:div>
    <w:div w:id="1965572812">
      <w:marLeft w:val="0"/>
      <w:marRight w:val="0"/>
      <w:marTop w:val="0"/>
      <w:marBottom w:val="0"/>
      <w:divBdr>
        <w:top w:val="none" w:sz="0" w:space="0" w:color="auto"/>
        <w:left w:val="none" w:sz="0" w:space="0" w:color="auto"/>
        <w:bottom w:val="none" w:sz="0" w:space="0" w:color="auto"/>
        <w:right w:val="none" w:sz="0" w:space="0" w:color="auto"/>
      </w:divBdr>
    </w:div>
    <w:div w:id="1967618543">
      <w:marLeft w:val="0"/>
      <w:marRight w:val="0"/>
      <w:marTop w:val="0"/>
      <w:marBottom w:val="0"/>
      <w:divBdr>
        <w:top w:val="none" w:sz="0" w:space="0" w:color="auto"/>
        <w:left w:val="none" w:sz="0" w:space="0" w:color="auto"/>
        <w:bottom w:val="none" w:sz="0" w:space="0" w:color="auto"/>
        <w:right w:val="none" w:sz="0" w:space="0" w:color="auto"/>
      </w:divBdr>
    </w:div>
    <w:div w:id="1968048004">
      <w:marLeft w:val="0"/>
      <w:marRight w:val="0"/>
      <w:marTop w:val="0"/>
      <w:marBottom w:val="0"/>
      <w:divBdr>
        <w:top w:val="none" w:sz="0" w:space="0" w:color="auto"/>
        <w:left w:val="none" w:sz="0" w:space="0" w:color="auto"/>
        <w:bottom w:val="none" w:sz="0" w:space="0" w:color="auto"/>
        <w:right w:val="none" w:sz="0" w:space="0" w:color="auto"/>
      </w:divBdr>
    </w:div>
    <w:div w:id="1975670545">
      <w:marLeft w:val="0"/>
      <w:marRight w:val="0"/>
      <w:marTop w:val="0"/>
      <w:marBottom w:val="0"/>
      <w:divBdr>
        <w:top w:val="none" w:sz="0" w:space="0" w:color="auto"/>
        <w:left w:val="none" w:sz="0" w:space="0" w:color="auto"/>
        <w:bottom w:val="none" w:sz="0" w:space="0" w:color="auto"/>
        <w:right w:val="none" w:sz="0" w:space="0" w:color="auto"/>
      </w:divBdr>
    </w:div>
    <w:div w:id="1976057285">
      <w:marLeft w:val="0"/>
      <w:marRight w:val="0"/>
      <w:marTop w:val="0"/>
      <w:marBottom w:val="0"/>
      <w:divBdr>
        <w:top w:val="none" w:sz="0" w:space="0" w:color="auto"/>
        <w:left w:val="none" w:sz="0" w:space="0" w:color="auto"/>
        <w:bottom w:val="none" w:sz="0" w:space="0" w:color="auto"/>
        <w:right w:val="none" w:sz="0" w:space="0" w:color="auto"/>
      </w:divBdr>
    </w:div>
    <w:div w:id="1976910869">
      <w:marLeft w:val="0"/>
      <w:marRight w:val="0"/>
      <w:marTop w:val="0"/>
      <w:marBottom w:val="0"/>
      <w:divBdr>
        <w:top w:val="none" w:sz="0" w:space="0" w:color="auto"/>
        <w:left w:val="none" w:sz="0" w:space="0" w:color="auto"/>
        <w:bottom w:val="none" w:sz="0" w:space="0" w:color="auto"/>
        <w:right w:val="none" w:sz="0" w:space="0" w:color="auto"/>
      </w:divBdr>
    </w:div>
    <w:div w:id="1978606030">
      <w:marLeft w:val="0"/>
      <w:marRight w:val="0"/>
      <w:marTop w:val="0"/>
      <w:marBottom w:val="0"/>
      <w:divBdr>
        <w:top w:val="none" w:sz="0" w:space="0" w:color="auto"/>
        <w:left w:val="none" w:sz="0" w:space="0" w:color="auto"/>
        <w:bottom w:val="none" w:sz="0" w:space="0" w:color="auto"/>
        <w:right w:val="none" w:sz="0" w:space="0" w:color="auto"/>
      </w:divBdr>
    </w:div>
    <w:div w:id="1980067895">
      <w:marLeft w:val="0"/>
      <w:marRight w:val="0"/>
      <w:marTop w:val="0"/>
      <w:marBottom w:val="0"/>
      <w:divBdr>
        <w:top w:val="none" w:sz="0" w:space="0" w:color="auto"/>
        <w:left w:val="none" w:sz="0" w:space="0" w:color="auto"/>
        <w:bottom w:val="none" w:sz="0" w:space="0" w:color="auto"/>
        <w:right w:val="none" w:sz="0" w:space="0" w:color="auto"/>
      </w:divBdr>
    </w:div>
    <w:div w:id="1984264449">
      <w:marLeft w:val="0"/>
      <w:marRight w:val="0"/>
      <w:marTop w:val="0"/>
      <w:marBottom w:val="0"/>
      <w:divBdr>
        <w:top w:val="none" w:sz="0" w:space="0" w:color="auto"/>
        <w:left w:val="none" w:sz="0" w:space="0" w:color="auto"/>
        <w:bottom w:val="none" w:sz="0" w:space="0" w:color="auto"/>
        <w:right w:val="none" w:sz="0" w:space="0" w:color="auto"/>
      </w:divBdr>
    </w:div>
    <w:div w:id="1986006131">
      <w:marLeft w:val="0"/>
      <w:marRight w:val="0"/>
      <w:marTop w:val="0"/>
      <w:marBottom w:val="0"/>
      <w:divBdr>
        <w:top w:val="none" w:sz="0" w:space="0" w:color="auto"/>
        <w:left w:val="none" w:sz="0" w:space="0" w:color="auto"/>
        <w:bottom w:val="none" w:sz="0" w:space="0" w:color="auto"/>
        <w:right w:val="none" w:sz="0" w:space="0" w:color="auto"/>
      </w:divBdr>
    </w:div>
    <w:div w:id="1988656945">
      <w:marLeft w:val="0"/>
      <w:marRight w:val="0"/>
      <w:marTop w:val="0"/>
      <w:marBottom w:val="0"/>
      <w:divBdr>
        <w:top w:val="none" w:sz="0" w:space="0" w:color="auto"/>
        <w:left w:val="none" w:sz="0" w:space="0" w:color="auto"/>
        <w:bottom w:val="none" w:sz="0" w:space="0" w:color="auto"/>
        <w:right w:val="none" w:sz="0" w:space="0" w:color="auto"/>
      </w:divBdr>
    </w:div>
    <w:div w:id="1991522795">
      <w:marLeft w:val="0"/>
      <w:marRight w:val="0"/>
      <w:marTop w:val="0"/>
      <w:marBottom w:val="0"/>
      <w:divBdr>
        <w:top w:val="none" w:sz="0" w:space="0" w:color="auto"/>
        <w:left w:val="none" w:sz="0" w:space="0" w:color="auto"/>
        <w:bottom w:val="none" w:sz="0" w:space="0" w:color="auto"/>
        <w:right w:val="none" w:sz="0" w:space="0" w:color="auto"/>
      </w:divBdr>
    </w:div>
    <w:div w:id="1991978954">
      <w:marLeft w:val="0"/>
      <w:marRight w:val="0"/>
      <w:marTop w:val="0"/>
      <w:marBottom w:val="0"/>
      <w:divBdr>
        <w:top w:val="none" w:sz="0" w:space="0" w:color="auto"/>
        <w:left w:val="none" w:sz="0" w:space="0" w:color="auto"/>
        <w:bottom w:val="none" w:sz="0" w:space="0" w:color="auto"/>
        <w:right w:val="none" w:sz="0" w:space="0" w:color="auto"/>
      </w:divBdr>
    </w:div>
    <w:div w:id="1993633784">
      <w:marLeft w:val="0"/>
      <w:marRight w:val="0"/>
      <w:marTop w:val="0"/>
      <w:marBottom w:val="0"/>
      <w:divBdr>
        <w:top w:val="none" w:sz="0" w:space="0" w:color="auto"/>
        <w:left w:val="none" w:sz="0" w:space="0" w:color="auto"/>
        <w:bottom w:val="none" w:sz="0" w:space="0" w:color="auto"/>
        <w:right w:val="none" w:sz="0" w:space="0" w:color="auto"/>
      </w:divBdr>
    </w:div>
    <w:div w:id="1995523588">
      <w:marLeft w:val="0"/>
      <w:marRight w:val="0"/>
      <w:marTop w:val="0"/>
      <w:marBottom w:val="0"/>
      <w:divBdr>
        <w:top w:val="none" w:sz="0" w:space="0" w:color="auto"/>
        <w:left w:val="none" w:sz="0" w:space="0" w:color="auto"/>
        <w:bottom w:val="none" w:sz="0" w:space="0" w:color="auto"/>
        <w:right w:val="none" w:sz="0" w:space="0" w:color="auto"/>
      </w:divBdr>
    </w:div>
    <w:div w:id="1996176055">
      <w:marLeft w:val="0"/>
      <w:marRight w:val="0"/>
      <w:marTop w:val="0"/>
      <w:marBottom w:val="0"/>
      <w:divBdr>
        <w:top w:val="none" w:sz="0" w:space="0" w:color="auto"/>
        <w:left w:val="none" w:sz="0" w:space="0" w:color="auto"/>
        <w:bottom w:val="none" w:sz="0" w:space="0" w:color="auto"/>
        <w:right w:val="none" w:sz="0" w:space="0" w:color="auto"/>
      </w:divBdr>
    </w:div>
    <w:div w:id="1996645470">
      <w:marLeft w:val="0"/>
      <w:marRight w:val="0"/>
      <w:marTop w:val="0"/>
      <w:marBottom w:val="0"/>
      <w:divBdr>
        <w:top w:val="none" w:sz="0" w:space="0" w:color="auto"/>
        <w:left w:val="none" w:sz="0" w:space="0" w:color="auto"/>
        <w:bottom w:val="none" w:sz="0" w:space="0" w:color="auto"/>
        <w:right w:val="none" w:sz="0" w:space="0" w:color="auto"/>
      </w:divBdr>
    </w:div>
    <w:div w:id="1997102788">
      <w:marLeft w:val="0"/>
      <w:marRight w:val="0"/>
      <w:marTop w:val="0"/>
      <w:marBottom w:val="0"/>
      <w:divBdr>
        <w:top w:val="none" w:sz="0" w:space="0" w:color="auto"/>
        <w:left w:val="none" w:sz="0" w:space="0" w:color="auto"/>
        <w:bottom w:val="none" w:sz="0" w:space="0" w:color="auto"/>
        <w:right w:val="none" w:sz="0" w:space="0" w:color="auto"/>
      </w:divBdr>
    </w:div>
    <w:div w:id="1998339972">
      <w:marLeft w:val="0"/>
      <w:marRight w:val="0"/>
      <w:marTop w:val="0"/>
      <w:marBottom w:val="0"/>
      <w:divBdr>
        <w:top w:val="none" w:sz="0" w:space="0" w:color="auto"/>
        <w:left w:val="none" w:sz="0" w:space="0" w:color="auto"/>
        <w:bottom w:val="none" w:sz="0" w:space="0" w:color="auto"/>
        <w:right w:val="none" w:sz="0" w:space="0" w:color="auto"/>
      </w:divBdr>
    </w:div>
    <w:div w:id="1998340270">
      <w:marLeft w:val="0"/>
      <w:marRight w:val="0"/>
      <w:marTop w:val="0"/>
      <w:marBottom w:val="0"/>
      <w:divBdr>
        <w:top w:val="none" w:sz="0" w:space="0" w:color="auto"/>
        <w:left w:val="none" w:sz="0" w:space="0" w:color="auto"/>
        <w:bottom w:val="none" w:sz="0" w:space="0" w:color="auto"/>
        <w:right w:val="none" w:sz="0" w:space="0" w:color="auto"/>
      </w:divBdr>
    </w:div>
    <w:div w:id="1999571848">
      <w:marLeft w:val="0"/>
      <w:marRight w:val="0"/>
      <w:marTop w:val="0"/>
      <w:marBottom w:val="0"/>
      <w:divBdr>
        <w:top w:val="none" w:sz="0" w:space="0" w:color="auto"/>
        <w:left w:val="none" w:sz="0" w:space="0" w:color="auto"/>
        <w:bottom w:val="none" w:sz="0" w:space="0" w:color="auto"/>
        <w:right w:val="none" w:sz="0" w:space="0" w:color="auto"/>
      </w:divBdr>
    </w:div>
    <w:div w:id="2001303434">
      <w:marLeft w:val="0"/>
      <w:marRight w:val="0"/>
      <w:marTop w:val="0"/>
      <w:marBottom w:val="0"/>
      <w:divBdr>
        <w:top w:val="none" w:sz="0" w:space="0" w:color="auto"/>
        <w:left w:val="none" w:sz="0" w:space="0" w:color="auto"/>
        <w:bottom w:val="none" w:sz="0" w:space="0" w:color="auto"/>
        <w:right w:val="none" w:sz="0" w:space="0" w:color="auto"/>
      </w:divBdr>
    </w:div>
    <w:div w:id="2001810522">
      <w:marLeft w:val="0"/>
      <w:marRight w:val="0"/>
      <w:marTop w:val="0"/>
      <w:marBottom w:val="0"/>
      <w:divBdr>
        <w:top w:val="none" w:sz="0" w:space="0" w:color="auto"/>
        <w:left w:val="none" w:sz="0" w:space="0" w:color="auto"/>
        <w:bottom w:val="none" w:sz="0" w:space="0" w:color="auto"/>
        <w:right w:val="none" w:sz="0" w:space="0" w:color="auto"/>
      </w:divBdr>
    </w:div>
    <w:div w:id="2003965552">
      <w:marLeft w:val="0"/>
      <w:marRight w:val="0"/>
      <w:marTop w:val="0"/>
      <w:marBottom w:val="0"/>
      <w:divBdr>
        <w:top w:val="none" w:sz="0" w:space="0" w:color="auto"/>
        <w:left w:val="none" w:sz="0" w:space="0" w:color="auto"/>
        <w:bottom w:val="none" w:sz="0" w:space="0" w:color="auto"/>
        <w:right w:val="none" w:sz="0" w:space="0" w:color="auto"/>
      </w:divBdr>
    </w:div>
    <w:div w:id="2006082967">
      <w:marLeft w:val="0"/>
      <w:marRight w:val="0"/>
      <w:marTop w:val="0"/>
      <w:marBottom w:val="0"/>
      <w:divBdr>
        <w:top w:val="none" w:sz="0" w:space="0" w:color="auto"/>
        <w:left w:val="none" w:sz="0" w:space="0" w:color="auto"/>
        <w:bottom w:val="none" w:sz="0" w:space="0" w:color="auto"/>
        <w:right w:val="none" w:sz="0" w:space="0" w:color="auto"/>
      </w:divBdr>
    </w:div>
    <w:div w:id="2006198573">
      <w:marLeft w:val="0"/>
      <w:marRight w:val="0"/>
      <w:marTop w:val="0"/>
      <w:marBottom w:val="0"/>
      <w:divBdr>
        <w:top w:val="none" w:sz="0" w:space="0" w:color="auto"/>
        <w:left w:val="none" w:sz="0" w:space="0" w:color="auto"/>
        <w:bottom w:val="none" w:sz="0" w:space="0" w:color="auto"/>
        <w:right w:val="none" w:sz="0" w:space="0" w:color="auto"/>
      </w:divBdr>
    </w:div>
    <w:div w:id="2007241054">
      <w:marLeft w:val="0"/>
      <w:marRight w:val="0"/>
      <w:marTop w:val="0"/>
      <w:marBottom w:val="0"/>
      <w:divBdr>
        <w:top w:val="none" w:sz="0" w:space="0" w:color="auto"/>
        <w:left w:val="none" w:sz="0" w:space="0" w:color="auto"/>
        <w:bottom w:val="none" w:sz="0" w:space="0" w:color="auto"/>
        <w:right w:val="none" w:sz="0" w:space="0" w:color="auto"/>
      </w:divBdr>
    </w:div>
    <w:div w:id="2007593069">
      <w:marLeft w:val="0"/>
      <w:marRight w:val="0"/>
      <w:marTop w:val="0"/>
      <w:marBottom w:val="0"/>
      <w:divBdr>
        <w:top w:val="none" w:sz="0" w:space="0" w:color="auto"/>
        <w:left w:val="none" w:sz="0" w:space="0" w:color="auto"/>
        <w:bottom w:val="none" w:sz="0" w:space="0" w:color="auto"/>
        <w:right w:val="none" w:sz="0" w:space="0" w:color="auto"/>
      </w:divBdr>
    </w:div>
    <w:div w:id="2011592214">
      <w:marLeft w:val="0"/>
      <w:marRight w:val="0"/>
      <w:marTop w:val="0"/>
      <w:marBottom w:val="0"/>
      <w:divBdr>
        <w:top w:val="none" w:sz="0" w:space="0" w:color="auto"/>
        <w:left w:val="none" w:sz="0" w:space="0" w:color="auto"/>
        <w:bottom w:val="none" w:sz="0" w:space="0" w:color="auto"/>
        <w:right w:val="none" w:sz="0" w:space="0" w:color="auto"/>
      </w:divBdr>
    </w:div>
    <w:div w:id="2013217946">
      <w:marLeft w:val="0"/>
      <w:marRight w:val="0"/>
      <w:marTop w:val="0"/>
      <w:marBottom w:val="0"/>
      <w:divBdr>
        <w:top w:val="none" w:sz="0" w:space="0" w:color="auto"/>
        <w:left w:val="none" w:sz="0" w:space="0" w:color="auto"/>
        <w:bottom w:val="none" w:sz="0" w:space="0" w:color="auto"/>
        <w:right w:val="none" w:sz="0" w:space="0" w:color="auto"/>
      </w:divBdr>
    </w:div>
    <w:div w:id="2014674893">
      <w:marLeft w:val="0"/>
      <w:marRight w:val="0"/>
      <w:marTop w:val="0"/>
      <w:marBottom w:val="0"/>
      <w:divBdr>
        <w:top w:val="none" w:sz="0" w:space="0" w:color="auto"/>
        <w:left w:val="none" w:sz="0" w:space="0" w:color="auto"/>
        <w:bottom w:val="none" w:sz="0" w:space="0" w:color="auto"/>
        <w:right w:val="none" w:sz="0" w:space="0" w:color="auto"/>
      </w:divBdr>
    </w:div>
    <w:div w:id="2014841237">
      <w:marLeft w:val="0"/>
      <w:marRight w:val="0"/>
      <w:marTop w:val="0"/>
      <w:marBottom w:val="0"/>
      <w:divBdr>
        <w:top w:val="none" w:sz="0" w:space="0" w:color="auto"/>
        <w:left w:val="none" w:sz="0" w:space="0" w:color="auto"/>
        <w:bottom w:val="none" w:sz="0" w:space="0" w:color="auto"/>
        <w:right w:val="none" w:sz="0" w:space="0" w:color="auto"/>
      </w:divBdr>
    </w:div>
    <w:div w:id="2015956687">
      <w:marLeft w:val="0"/>
      <w:marRight w:val="0"/>
      <w:marTop w:val="0"/>
      <w:marBottom w:val="0"/>
      <w:divBdr>
        <w:top w:val="none" w:sz="0" w:space="0" w:color="auto"/>
        <w:left w:val="none" w:sz="0" w:space="0" w:color="auto"/>
        <w:bottom w:val="none" w:sz="0" w:space="0" w:color="auto"/>
        <w:right w:val="none" w:sz="0" w:space="0" w:color="auto"/>
      </w:divBdr>
    </w:div>
    <w:div w:id="2016885288">
      <w:marLeft w:val="0"/>
      <w:marRight w:val="0"/>
      <w:marTop w:val="0"/>
      <w:marBottom w:val="0"/>
      <w:divBdr>
        <w:top w:val="none" w:sz="0" w:space="0" w:color="auto"/>
        <w:left w:val="none" w:sz="0" w:space="0" w:color="auto"/>
        <w:bottom w:val="none" w:sz="0" w:space="0" w:color="auto"/>
        <w:right w:val="none" w:sz="0" w:space="0" w:color="auto"/>
      </w:divBdr>
    </w:div>
    <w:div w:id="2017606806">
      <w:marLeft w:val="0"/>
      <w:marRight w:val="0"/>
      <w:marTop w:val="0"/>
      <w:marBottom w:val="0"/>
      <w:divBdr>
        <w:top w:val="none" w:sz="0" w:space="0" w:color="auto"/>
        <w:left w:val="none" w:sz="0" w:space="0" w:color="auto"/>
        <w:bottom w:val="none" w:sz="0" w:space="0" w:color="auto"/>
        <w:right w:val="none" w:sz="0" w:space="0" w:color="auto"/>
      </w:divBdr>
    </w:div>
    <w:div w:id="2023895079">
      <w:marLeft w:val="0"/>
      <w:marRight w:val="0"/>
      <w:marTop w:val="0"/>
      <w:marBottom w:val="0"/>
      <w:divBdr>
        <w:top w:val="none" w:sz="0" w:space="0" w:color="auto"/>
        <w:left w:val="none" w:sz="0" w:space="0" w:color="auto"/>
        <w:bottom w:val="none" w:sz="0" w:space="0" w:color="auto"/>
        <w:right w:val="none" w:sz="0" w:space="0" w:color="auto"/>
      </w:divBdr>
    </w:div>
    <w:div w:id="2028824916">
      <w:marLeft w:val="0"/>
      <w:marRight w:val="0"/>
      <w:marTop w:val="0"/>
      <w:marBottom w:val="0"/>
      <w:divBdr>
        <w:top w:val="none" w:sz="0" w:space="0" w:color="auto"/>
        <w:left w:val="none" w:sz="0" w:space="0" w:color="auto"/>
        <w:bottom w:val="none" w:sz="0" w:space="0" w:color="auto"/>
        <w:right w:val="none" w:sz="0" w:space="0" w:color="auto"/>
      </w:divBdr>
    </w:div>
    <w:div w:id="2030832848">
      <w:marLeft w:val="0"/>
      <w:marRight w:val="0"/>
      <w:marTop w:val="0"/>
      <w:marBottom w:val="0"/>
      <w:divBdr>
        <w:top w:val="none" w:sz="0" w:space="0" w:color="auto"/>
        <w:left w:val="none" w:sz="0" w:space="0" w:color="auto"/>
        <w:bottom w:val="none" w:sz="0" w:space="0" w:color="auto"/>
        <w:right w:val="none" w:sz="0" w:space="0" w:color="auto"/>
      </w:divBdr>
    </w:div>
    <w:div w:id="2030836834">
      <w:marLeft w:val="0"/>
      <w:marRight w:val="0"/>
      <w:marTop w:val="0"/>
      <w:marBottom w:val="0"/>
      <w:divBdr>
        <w:top w:val="none" w:sz="0" w:space="0" w:color="auto"/>
        <w:left w:val="none" w:sz="0" w:space="0" w:color="auto"/>
        <w:bottom w:val="none" w:sz="0" w:space="0" w:color="auto"/>
        <w:right w:val="none" w:sz="0" w:space="0" w:color="auto"/>
      </w:divBdr>
    </w:div>
    <w:div w:id="2035038324">
      <w:marLeft w:val="0"/>
      <w:marRight w:val="0"/>
      <w:marTop w:val="0"/>
      <w:marBottom w:val="0"/>
      <w:divBdr>
        <w:top w:val="none" w:sz="0" w:space="0" w:color="auto"/>
        <w:left w:val="none" w:sz="0" w:space="0" w:color="auto"/>
        <w:bottom w:val="none" w:sz="0" w:space="0" w:color="auto"/>
        <w:right w:val="none" w:sz="0" w:space="0" w:color="auto"/>
      </w:divBdr>
    </w:div>
    <w:div w:id="2035378129">
      <w:marLeft w:val="0"/>
      <w:marRight w:val="0"/>
      <w:marTop w:val="0"/>
      <w:marBottom w:val="0"/>
      <w:divBdr>
        <w:top w:val="none" w:sz="0" w:space="0" w:color="auto"/>
        <w:left w:val="none" w:sz="0" w:space="0" w:color="auto"/>
        <w:bottom w:val="none" w:sz="0" w:space="0" w:color="auto"/>
        <w:right w:val="none" w:sz="0" w:space="0" w:color="auto"/>
      </w:divBdr>
    </w:div>
    <w:div w:id="2036077269">
      <w:marLeft w:val="0"/>
      <w:marRight w:val="0"/>
      <w:marTop w:val="0"/>
      <w:marBottom w:val="0"/>
      <w:divBdr>
        <w:top w:val="none" w:sz="0" w:space="0" w:color="auto"/>
        <w:left w:val="none" w:sz="0" w:space="0" w:color="auto"/>
        <w:bottom w:val="none" w:sz="0" w:space="0" w:color="auto"/>
        <w:right w:val="none" w:sz="0" w:space="0" w:color="auto"/>
      </w:divBdr>
    </w:div>
    <w:div w:id="2036230559">
      <w:marLeft w:val="0"/>
      <w:marRight w:val="0"/>
      <w:marTop w:val="0"/>
      <w:marBottom w:val="0"/>
      <w:divBdr>
        <w:top w:val="none" w:sz="0" w:space="0" w:color="auto"/>
        <w:left w:val="none" w:sz="0" w:space="0" w:color="auto"/>
        <w:bottom w:val="none" w:sz="0" w:space="0" w:color="auto"/>
        <w:right w:val="none" w:sz="0" w:space="0" w:color="auto"/>
      </w:divBdr>
    </w:div>
    <w:div w:id="2036422823">
      <w:marLeft w:val="0"/>
      <w:marRight w:val="0"/>
      <w:marTop w:val="0"/>
      <w:marBottom w:val="0"/>
      <w:divBdr>
        <w:top w:val="none" w:sz="0" w:space="0" w:color="auto"/>
        <w:left w:val="none" w:sz="0" w:space="0" w:color="auto"/>
        <w:bottom w:val="none" w:sz="0" w:space="0" w:color="auto"/>
        <w:right w:val="none" w:sz="0" w:space="0" w:color="auto"/>
      </w:divBdr>
    </w:div>
    <w:div w:id="2041318887">
      <w:marLeft w:val="0"/>
      <w:marRight w:val="0"/>
      <w:marTop w:val="0"/>
      <w:marBottom w:val="0"/>
      <w:divBdr>
        <w:top w:val="none" w:sz="0" w:space="0" w:color="auto"/>
        <w:left w:val="none" w:sz="0" w:space="0" w:color="auto"/>
        <w:bottom w:val="none" w:sz="0" w:space="0" w:color="auto"/>
        <w:right w:val="none" w:sz="0" w:space="0" w:color="auto"/>
      </w:divBdr>
    </w:div>
    <w:div w:id="2045710691">
      <w:marLeft w:val="0"/>
      <w:marRight w:val="0"/>
      <w:marTop w:val="0"/>
      <w:marBottom w:val="0"/>
      <w:divBdr>
        <w:top w:val="none" w:sz="0" w:space="0" w:color="auto"/>
        <w:left w:val="none" w:sz="0" w:space="0" w:color="auto"/>
        <w:bottom w:val="none" w:sz="0" w:space="0" w:color="auto"/>
        <w:right w:val="none" w:sz="0" w:space="0" w:color="auto"/>
      </w:divBdr>
    </w:div>
    <w:div w:id="2046559810">
      <w:marLeft w:val="0"/>
      <w:marRight w:val="0"/>
      <w:marTop w:val="0"/>
      <w:marBottom w:val="0"/>
      <w:divBdr>
        <w:top w:val="none" w:sz="0" w:space="0" w:color="auto"/>
        <w:left w:val="none" w:sz="0" w:space="0" w:color="auto"/>
        <w:bottom w:val="none" w:sz="0" w:space="0" w:color="auto"/>
        <w:right w:val="none" w:sz="0" w:space="0" w:color="auto"/>
      </w:divBdr>
    </w:div>
    <w:div w:id="2049261661">
      <w:marLeft w:val="0"/>
      <w:marRight w:val="0"/>
      <w:marTop w:val="0"/>
      <w:marBottom w:val="0"/>
      <w:divBdr>
        <w:top w:val="none" w:sz="0" w:space="0" w:color="auto"/>
        <w:left w:val="none" w:sz="0" w:space="0" w:color="auto"/>
        <w:bottom w:val="none" w:sz="0" w:space="0" w:color="auto"/>
        <w:right w:val="none" w:sz="0" w:space="0" w:color="auto"/>
      </w:divBdr>
    </w:div>
    <w:div w:id="2051146768">
      <w:marLeft w:val="0"/>
      <w:marRight w:val="0"/>
      <w:marTop w:val="0"/>
      <w:marBottom w:val="0"/>
      <w:divBdr>
        <w:top w:val="none" w:sz="0" w:space="0" w:color="auto"/>
        <w:left w:val="none" w:sz="0" w:space="0" w:color="auto"/>
        <w:bottom w:val="none" w:sz="0" w:space="0" w:color="auto"/>
        <w:right w:val="none" w:sz="0" w:space="0" w:color="auto"/>
      </w:divBdr>
    </w:div>
    <w:div w:id="2053266042">
      <w:marLeft w:val="0"/>
      <w:marRight w:val="0"/>
      <w:marTop w:val="0"/>
      <w:marBottom w:val="0"/>
      <w:divBdr>
        <w:top w:val="none" w:sz="0" w:space="0" w:color="auto"/>
        <w:left w:val="none" w:sz="0" w:space="0" w:color="auto"/>
        <w:bottom w:val="none" w:sz="0" w:space="0" w:color="auto"/>
        <w:right w:val="none" w:sz="0" w:space="0" w:color="auto"/>
      </w:divBdr>
    </w:div>
    <w:div w:id="2054689682">
      <w:marLeft w:val="0"/>
      <w:marRight w:val="0"/>
      <w:marTop w:val="0"/>
      <w:marBottom w:val="0"/>
      <w:divBdr>
        <w:top w:val="none" w:sz="0" w:space="0" w:color="auto"/>
        <w:left w:val="none" w:sz="0" w:space="0" w:color="auto"/>
        <w:bottom w:val="none" w:sz="0" w:space="0" w:color="auto"/>
        <w:right w:val="none" w:sz="0" w:space="0" w:color="auto"/>
      </w:divBdr>
    </w:div>
    <w:div w:id="2056812156">
      <w:marLeft w:val="0"/>
      <w:marRight w:val="0"/>
      <w:marTop w:val="0"/>
      <w:marBottom w:val="0"/>
      <w:divBdr>
        <w:top w:val="none" w:sz="0" w:space="0" w:color="auto"/>
        <w:left w:val="none" w:sz="0" w:space="0" w:color="auto"/>
        <w:bottom w:val="none" w:sz="0" w:space="0" w:color="auto"/>
        <w:right w:val="none" w:sz="0" w:space="0" w:color="auto"/>
      </w:divBdr>
    </w:div>
    <w:div w:id="2061706385">
      <w:marLeft w:val="0"/>
      <w:marRight w:val="0"/>
      <w:marTop w:val="0"/>
      <w:marBottom w:val="0"/>
      <w:divBdr>
        <w:top w:val="none" w:sz="0" w:space="0" w:color="auto"/>
        <w:left w:val="none" w:sz="0" w:space="0" w:color="auto"/>
        <w:bottom w:val="none" w:sz="0" w:space="0" w:color="auto"/>
        <w:right w:val="none" w:sz="0" w:space="0" w:color="auto"/>
      </w:divBdr>
    </w:div>
    <w:div w:id="2069841218">
      <w:marLeft w:val="0"/>
      <w:marRight w:val="0"/>
      <w:marTop w:val="0"/>
      <w:marBottom w:val="0"/>
      <w:divBdr>
        <w:top w:val="none" w:sz="0" w:space="0" w:color="auto"/>
        <w:left w:val="none" w:sz="0" w:space="0" w:color="auto"/>
        <w:bottom w:val="none" w:sz="0" w:space="0" w:color="auto"/>
        <w:right w:val="none" w:sz="0" w:space="0" w:color="auto"/>
      </w:divBdr>
    </w:div>
    <w:div w:id="2071147283">
      <w:marLeft w:val="0"/>
      <w:marRight w:val="0"/>
      <w:marTop w:val="0"/>
      <w:marBottom w:val="0"/>
      <w:divBdr>
        <w:top w:val="none" w:sz="0" w:space="0" w:color="auto"/>
        <w:left w:val="none" w:sz="0" w:space="0" w:color="auto"/>
        <w:bottom w:val="none" w:sz="0" w:space="0" w:color="auto"/>
        <w:right w:val="none" w:sz="0" w:space="0" w:color="auto"/>
      </w:divBdr>
    </w:div>
    <w:div w:id="2075539590">
      <w:marLeft w:val="0"/>
      <w:marRight w:val="0"/>
      <w:marTop w:val="0"/>
      <w:marBottom w:val="0"/>
      <w:divBdr>
        <w:top w:val="none" w:sz="0" w:space="0" w:color="auto"/>
        <w:left w:val="none" w:sz="0" w:space="0" w:color="auto"/>
        <w:bottom w:val="none" w:sz="0" w:space="0" w:color="auto"/>
        <w:right w:val="none" w:sz="0" w:space="0" w:color="auto"/>
      </w:divBdr>
    </w:div>
    <w:div w:id="2077775545">
      <w:marLeft w:val="0"/>
      <w:marRight w:val="0"/>
      <w:marTop w:val="0"/>
      <w:marBottom w:val="0"/>
      <w:divBdr>
        <w:top w:val="none" w:sz="0" w:space="0" w:color="auto"/>
        <w:left w:val="none" w:sz="0" w:space="0" w:color="auto"/>
        <w:bottom w:val="none" w:sz="0" w:space="0" w:color="auto"/>
        <w:right w:val="none" w:sz="0" w:space="0" w:color="auto"/>
      </w:divBdr>
    </w:div>
    <w:div w:id="2083528828">
      <w:marLeft w:val="0"/>
      <w:marRight w:val="0"/>
      <w:marTop w:val="0"/>
      <w:marBottom w:val="0"/>
      <w:divBdr>
        <w:top w:val="none" w:sz="0" w:space="0" w:color="auto"/>
        <w:left w:val="none" w:sz="0" w:space="0" w:color="auto"/>
        <w:bottom w:val="none" w:sz="0" w:space="0" w:color="auto"/>
        <w:right w:val="none" w:sz="0" w:space="0" w:color="auto"/>
      </w:divBdr>
    </w:div>
    <w:div w:id="2090538902">
      <w:marLeft w:val="0"/>
      <w:marRight w:val="0"/>
      <w:marTop w:val="0"/>
      <w:marBottom w:val="0"/>
      <w:divBdr>
        <w:top w:val="none" w:sz="0" w:space="0" w:color="auto"/>
        <w:left w:val="none" w:sz="0" w:space="0" w:color="auto"/>
        <w:bottom w:val="none" w:sz="0" w:space="0" w:color="auto"/>
        <w:right w:val="none" w:sz="0" w:space="0" w:color="auto"/>
      </w:divBdr>
    </w:div>
    <w:div w:id="2096633972">
      <w:marLeft w:val="0"/>
      <w:marRight w:val="0"/>
      <w:marTop w:val="0"/>
      <w:marBottom w:val="0"/>
      <w:divBdr>
        <w:top w:val="none" w:sz="0" w:space="0" w:color="auto"/>
        <w:left w:val="none" w:sz="0" w:space="0" w:color="auto"/>
        <w:bottom w:val="none" w:sz="0" w:space="0" w:color="auto"/>
        <w:right w:val="none" w:sz="0" w:space="0" w:color="auto"/>
      </w:divBdr>
    </w:div>
    <w:div w:id="2099013921">
      <w:marLeft w:val="0"/>
      <w:marRight w:val="0"/>
      <w:marTop w:val="0"/>
      <w:marBottom w:val="0"/>
      <w:divBdr>
        <w:top w:val="none" w:sz="0" w:space="0" w:color="auto"/>
        <w:left w:val="none" w:sz="0" w:space="0" w:color="auto"/>
        <w:bottom w:val="none" w:sz="0" w:space="0" w:color="auto"/>
        <w:right w:val="none" w:sz="0" w:space="0" w:color="auto"/>
      </w:divBdr>
    </w:div>
    <w:div w:id="2100326658">
      <w:marLeft w:val="0"/>
      <w:marRight w:val="0"/>
      <w:marTop w:val="0"/>
      <w:marBottom w:val="0"/>
      <w:divBdr>
        <w:top w:val="none" w:sz="0" w:space="0" w:color="auto"/>
        <w:left w:val="none" w:sz="0" w:space="0" w:color="auto"/>
        <w:bottom w:val="none" w:sz="0" w:space="0" w:color="auto"/>
        <w:right w:val="none" w:sz="0" w:space="0" w:color="auto"/>
      </w:divBdr>
    </w:div>
    <w:div w:id="2104297560">
      <w:marLeft w:val="0"/>
      <w:marRight w:val="0"/>
      <w:marTop w:val="0"/>
      <w:marBottom w:val="0"/>
      <w:divBdr>
        <w:top w:val="none" w:sz="0" w:space="0" w:color="auto"/>
        <w:left w:val="none" w:sz="0" w:space="0" w:color="auto"/>
        <w:bottom w:val="none" w:sz="0" w:space="0" w:color="auto"/>
        <w:right w:val="none" w:sz="0" w:space="0" w:color="auto"/>
      </w:divBdr>
    </w:div>
    <w:div w:id="2105107643">
      <w:marLeft w:val="0"/>
      <w:marRight w:val="0"/>
      <w:marTop w:val="0"/>
      <w:marBottom w:val="0"/>
      <w:divBdr>
        <w:top w:val="none" w:sz="0" w:space="0" w:color="auto"/>
        <w:left w:val="none" w:sz="0" w:space="0" w:color="auto"/>
        <w:bottom w:val="none" w:sz="0" w:space="0" w:color="auto"/>
        <w:right w:val="none" w:sz="0" w:space="0" w:color="auto"/>
      </w:divBdr>
    </w:div>
    <w:div w:id="2107579712">
      <w:marLeft w:val="0"/>
      <w:marRight w:val="0"/>
      <w:marTop w:val="0"/>
      <w:marBottom w:val="0"/>
      <w:divBdr>
        <w:top w:val="none" w:sz="0" w:space="0" w:color="auto"/>
        <w:left w:val="none" w:sz="0" w:space="0" w:color="auto"/>
        <w:bottom w:val="none" w:sz="0" w:space="0" w:color="auto"/>
        <w:right w:val="none" w:sz="0" w:space="0" w:color="auto"/>
      </w:divBdr>
    </w:div>
    <w:div w:id="2108697327">
      <w:marLeft w:val="0"/>
      <w:marRight w:val="0"/>
      <w:marTop w:val="0"/>
      <w:marBottom w:val="0"/>
      <w:divBdr>
        <w:top w:val="none" w:sz="0" w:space="0" w:color="auto"/>
        <w:left w:val="none" w:sz="0" w:space="0" w:color="auto"/>
        <w:bottom w:val="none" w:sz="0" w:space="0" w:color="auto"/>
        <w:right w:val="none" w:sz="0" w:space="0" w:color="auto"/>
      </w:divBdr>
    </w:div>
    <w:div w:id="2110810141">
      <w:marLeft w:val="0"/>
      <w:marRight w:val="0"/>
      <w:marTop w:val="0"/>
      <w:marBottom w:val="0"/>
      <w:divBdr>
        <w:top w:val="none" w:sz="0" w:space="0" w:color="auto"/>
        <w:left w:val="none" w:sz="0" w:space="0" w:color="auto"/>
        <w:bottom w:val="none" w:sz="0" w:space="0" w:color="auto"/>
        <w:right w:val="none" w:sz="0" w:space="0" w:color="auto"/>
      </w:divBdr>
    </w:div>
    <w:div w:id="2112237878">
      <w:marLeft w:val="0"/>
      <w:marRight w:val="0"/>
      <w:marTop w:val="0"/>
      <w:marBottom w:val="0"/>
      <w:divBdr>
        <w:top w:val="none" w:sz="0" w:space="0" w:color="auto"/>
        <w:left w:val="none" w:sz="0" w:space="0" w:color="auto"/>
        <w:bottom w:val="none" w:sz="0" w:space="0" w:color="auto"/>
        <w:right w:val="none" w:sz="0" w:space="0" w:color="auto"/>
      </w:divBdr>
    </w:div>
    <w:div w:id="2114402638">
      <w:marLeft w:val="0"/>
      <w:marRight w:val="0"/>
      <w:marTop w:val="0"/>
      <w:marBottom w:val="0"/>
      <w:divBdr>
        <w:top w:val="none" w:sz="0" w:space="0" w:color="auto"/>
        <w:left w:val="none" w:sz="0" w:space="0" w:color="auto"/>
        <w:bottom w:val="none" w:sz="0" w:space="0" w:color="auto"/>
        <w:right w:val="none" w:sz="0" w:space="0" w:color="auto"/>
      </w:divBdr>
    </w:div>
    <w:div w:id="2115055693">
      <w:marLeft w:val="0"/>
      <w:marRight w:val="0"/>
      <w:marTop w:val="0"/>
      <w:marBottom w:val="0"/>
      <w:divBdr>
        <w:top w:val="none" w:sz="0" w:space="0" w:color="auto"/>
        <w:left w:val="none" w:sz="0" w:space="0" w:color="auto"/>
        <w:bottom w:val="none" w:sz="0" w:space="0" w:color="auto"/>
        <w:right w:val="none" w:sz="0" w:space="0" w:color="auto"/>
      </w:divBdr>
    </w:div>
    <w:div w:id="2115512524">
      <w:marLeft w:val="0"/>
      <w:marRight w:val="0"/>
      <w:marTop w:val="0"/>
      <w:marBottom w:val="0"/>
      <w:divBdr>
        <w:top w:val="none" w:sz="0" w:space="0" w:color="auto"/>
        <w:left w:val="none" w:sz="0" w:space="0" w:color="auto"/>
        <w:bottom w:val="none" w:sz="0" w:space="0" w:color="auto"/>
        <w:right w:val="none" w:sz="0" w:space="0" w:color="auto"/>
      </w:divBdr>
    </w:div>
    <w:div w:id="2116900640">
      <w:marLeft w:val="0"/>
      <w:marRight w:val="0"/>
      <w:marTop w:val="0"/>
      <w:marBottom w:val="0"/>
      <w:divBdr>
        <w:top w:val="none" w:sz="0" w:space="0" w:color="auto"/>
        <w:left w:val="none" w:sz="0" w:space="0" w:color="auto"/>
        <w:bottom w:val="none" w:sz="0" w:space="0" w:color="auto"/>
        <w:right w:val="none" w:sz="0" w:space="0" w:color="auto"/>
      </w:divBdr>
    </w:div>
    <w:div w:id="2118400548">
      <w:marLeft w:val="0"/>
      <w:marRight w:val="0"/>
      <w:marTop w:val="0"/>
      <w:marBottom w:val="0"/>
      <w:divBdr>
        <w:top w:val="none" w:sz="0" w:space="0" w:color="auto"/>
        <w:left w:val="none" w:sz="0" w:space="0" w:color="auto"/>
        <w:bottom w:val="none" w:sz="0" w:space="0" w:color="auto"/>
        <w:right w:val="none" w:sz="0" w:space="0" w:color="auto"/>
      </w:divBdr>
    </w:div>
    <w:div w:id="2118940443">
      <w:marLeft w:val="0"/>
      <w:marRight w:val="0"/>
      <w:marTop w:val="0"/>
      <w:marBottom w:val="0"/>
      <w:divBdr>
        <w:top w:val="none" w:sz="0" w:space="0" w:color="auto"/>
        <w:left w:val="none" w:sz="0" w:space="0" w:color="auto"/>
        <w:bottom w:val="none" w:sz="0" w:space="0" w:color="auto"/>
        <w:right w:val="none" w:sz="0" w:space="0" w:color="auto"/>
      </w:divBdr>
    </w:div>
    <w:div w:id="2121490085">
      <w:marLeft w:val="0"/>
      <w:marRight w:val="0"/>
      <w:marTop w:val="0"/>
      <w:marBottom w:val="0"/>
      <w:divBdr>
        <w:top w:val="none" w:sz="0" w:space="0" w:color="auto"/>
        <w:left w:val="none" w:sz="0" w:space="0" w:color="auto"/>
        <w:bottom w:val="none" w:sz="0" w:space="0" w:color="auto"/>
        <w:right w:val="none" w:sz="0" w:space="0" w:color="auto"/>
      </w:divBdr>
    </w:div>
    <w:div w:id="2121560835">
      <w:marLeft w:val="0"/>
      <w:marRight w:val="0"/>
      <w:marTop w:val="0"/>
      <w:marBottom w:val="0"/>
      <w:divBdr>
        <w:top w:val="none" w:sz="0" w:space="0" w:color="auto"/>
        <w:left w:val="none" w:sz="0" w:space="0" w:color="auto"/>
        <w:bottom w:val="none" w:sz="0" w:space="0" w:color="auto"/>
        <w:right w:val="none" w:sz="0" w:space="0" w:color="auto"/>
      </w:divBdr>
    </w:div>
    <w:div w:id="2125079004">
      <w:marLeft w:val="0"/>
      <w:marRight w:val="0"/>
      <w:marTop w:val="0"/>
      <w:marBottom w:val="0"/>
      <w:divBdr>
        <w:top w:val="none" w:sz="0" w:space="0" w:color="auto"/>
        <w:left w:val="none" w:sz="0" w:space="0" w:color="auto"/>
        <w:bottom w:val="none" w:sz="0" w:space="0" w:color="auto"/>
        <w:right w:val="none" w:sz="0" w:space="0" w:color="auto"/>
      </w:divBdr>
    </w:div>
    <w:div w:id="2125493497">
      <w:marLeft w:val="0"/>
      <w:marRight w:val="0"/>
      <w:marTop w:val="0"/>
      <w:marBottom w:val="0"/>
      <w:divBdr>
        <w:top w:val="none" w:sz="0" w:space="0" w:color="auto"/>
        <w:left w:val="none" w:sz="0" w:space="0" w:color="auto"/>
        <w:bottom w:val="none" w:sz="0" w:space="0" w:color="auto"/>
        <w:right w:val="none" w:sz="0" w:space="0" w:color="auto"/>
      </w:divBdr>
    </w:div>
    <w:div w:id="2125727679">
      <w:marLeft w:val="0"/>
      <w:marRight w:val="0"/>
      <w:marTop w:val="0"/>
      <w:marBottom w:val="0"/>
      <w:divBdr>
        <w:top w:val="none" w:sz="0" w:space="0" w:color="auto"/>
        <w:left w:val="none" w:sz="0" w:space="0" w:color="auto"/>
        <w:bottom w:val="none" w:sz="0" w:space="0" w:color="auto"/>
        <w:right w:val="none" w:sz="0" w:space="0" w:color="auto"/>
      </w:divBdr>
    </w:div>
    <w:div w:id="2139099907">
      <w:marLeft w:val="0"/>
      <w:marRight w:val="0"/>
      <w:marTop w:val="0"/>
      <w:marBottom w:val="0"/>
      <w:divBdr>
        <w:top w:val="none" w:sz="0" w:space="0" w:color="auto"/>
        <w:left w:val="none" w:sz="0" w:space="0" w:color="auto"/>
        <w:bottom w:val="none" w:sz="0" w:space="0" w:color="auto"/>
        <w:right w:val="none" w:sz="0" w:space="0" w:color="auto"/>
      </w:divBdr>
    </w:div>
    <w:div w:id="2142072731">
      <w:marLeft w:val="0"/>
      <w:marRight w:val="0"/>
      <w:marTop w:val="0"/>
      <w:marBottom w:val="0"/>
      <w:divBdr>
        <w:top w:val="none" w:sz="0" w:space="0" w:color="auto"/>
        <w:left w:val="none" w:sz="0" w:space="0" w:color="auto"/>
        <w:bottom w:val="none" w:sz="0" w:space="0" w:color="auto"/>
        <w:right w:val="none" w:sz="0" w:space="0" w:color="auto"/>
      </w:divBdr>
    </w:div>
    <w:div w:id="2142721410">
      <w:marLeft w:val="0"/>
      <w:marRight w:val="0"/>
      <w:marTop w:val="0"/>
      <w:marBottom w:val="0"/>
      <w:divBdr>
        <w:top w:val="none" w:sz="0" w:space="0" w:color="auto"/>
        <w:left w:val="none" w:sz="0" w:space="0" w:color="auto"/>
        <w:bottom w:val="none" w:sz="0" w:space="0" w:color="auto"/>
        <w:right w:val="none" w:sz="0" w:space="0" w:color="auto"/>
      </w:divBdr>
    </w:div>
    <w:div w:id="2144884712">
      <w:marLeft w:val="0"/>
      <w:marRight w:val="0"/>
      <w:marTop w:val="0"/>
      <w:marBottom w:val="0"/>
      <w:divBdr>
        <w:top w:val="none" w:sz="0" w:space="0" w:color="auto"/>
        <w:left w:val="none" w:sz="0" w:space="0" w:color="auto"/>
        <w:bottom w:val="none" w:sz="0" w:space="0" w:color="auto"/>
        <w:right w:val="none" w:sz="0" w:space="0" w:color="auto"/>
      </w:divBdr>
    </w:div>
    <w:div w:id="214500701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microsoft.com/office/2007/relationships/diagramDrawing" Target="diagrams/drawing1.xml"/><Relationship Id="rId39" Type="http://schemas.microsoft.com/office/2007/relationships/diagramDrawing" Target="diagrams/drawing3.xml"/><Relationship Id="rId21" Type="http://schemas.openxmlformats.org/officeDocument/2006/relationships/image" Target="media/image4.png"/><Relationship Id="rId34" Type="http://schemas.microsoft.com/office/2007/relationships/diagramDrawing" Target="diagrams/drawing2.xml"/><Relationship Id="rId42" Type="http://schemas.openxmlformats.org/officeDocument/2006/relationships/diagramQuickStyle" Target="diagrams/quickStyle4.xml"/><Relationship Id="rId47" Type="http://schemas.openxmlformats.org/officeDocument/2006/relationships/oleObject" Target="embeddings/oleObject1.bin"/><Relationship Id="rId50" Type="http://schemas.openxmlformats.org/officeDocument/2006/relationships/image" Target="media/image10.png"/><Relationship Id="rId55" Type="http://schemas.openxmlformats.org/officeDocument/2006/relationships/image" Target="media/image15.png"/><Relationship Id="rId63" Type="http://schemas.openxmlformats.org/officeDocument/2006/relationships/image" Target="media/image22.png"/><Relationship Id="rId68" Type="http://schemas.openxmlformats.org/officeDocument/2006/relationships/header" Target="header5.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QuickStyle" Target="diagrams/quickStyle1.xml"/><Relationship Id="rId32" Type="http://schemas.openxmlformats.org/officeDocument/2006/relationships/diagramQuickStyle" Target="diagrams/quickStyle2.xml"/><Relationship Id="rId37" Type="http://schemas.openxmlformats.org/officeDocument/2006/relationships/diagramQuickStyle" Target="diagrams/quickStyle3.xml"/><Relationship Id="rId40" Type="http://schemas.openxmlformats.org/officeDocument/2006/relationships/diagramData" Target="diagrams/data4.xml"/><Relationship Id="rId45" Type="http://schemas.openxmlformats.org/officeDocument/2006/relationships/hyperlink" Target="file://10.190.48.37/SP-Training/POS/Events.docx" TargetMode="External"/><Relationship Id="rId53" Type="http://schemas.openxmlformats.org/officeDocument/2006/relationships/image" Target="media/image13.png"/><Relationship Id="rId58" Type="http://schemas.openxmlformats.org/officeDocument/2006/relationships/image" Target="media/image18.png"/><Relationship Id="rId66"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diagramLayout" Target="diagrams/layout1.xml"/><Relationship Id="rId28" Type="http://schemas.openxmlformats.org/officeDocument/2006/relationships/image" Target="media/image5.png"/><Relationship Id="rId36" Type="http://schemas.openxmlformats.org/officeDocument/2006/relationships/diagramLayout" Target="diagrams/layout3.xml"/><Relationship Id="rId49" Type="http://schemas.openxmlformats.org/officeDocument/2006/relationships/image" Target="media/image9.png"/><Relationship Id="rId57" Type="http://schemas.openxmlformats.org/officeDocument/2006/relationships/image" Target="media/image17.png"/><Relationship Id="rId61"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hyperlink" Target="http://en.wikipedia.org/wiki/Object_Linking_and_Embedding" TargetMode="External"/><Relationship Id="rId31" Type="http://schemas.openxmlformats.org/officeDocument/2006/relationships/diagramLayout" Target="diagrams/layout2.xml"/><Relationship Id="rId44" Type="http://schemas.microsoft.com/office/2007/relationships/diagramDrawing" Target="diagrams/drawing4.xml"/><Relationship Id="rId52" Type="http://schemas.openxmlformats.org/officeDocument/2006/relationships/image" Target="media/image12.png"/><Relationship Id="rId60" Type="http://schemas.openxmlformats.org/officeDocument/2006/relationships/hyperlink" Target="file://10.190.48.37/SP-Training/POS/TraSrv.docx" TargetMode="External"/><Relationship Id="rId65"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diagramData" Target="diagrams/data1.xml"/><Relationship Id="rId27" Type="http://schemas.openxmlformats.org/officeDocument/2006/relationships/comments" Target="comments.xml"/><Relationship Id="rId30" Type="http://schemas.openxmlformats.org/officeDocument/2006/relationships/diagramData" Target="diagrams/data2.xml"/><Relationship Id="rId35" Type="http://schemas.openxmlformats.org/officeDocument/2006/relationships/diagramData" Target="diagrams/data3.xml"/><Relationship Id="rId43" Type="http://schemas.openxmlformats.org/officeDocument/2006/relationships/diagramColors" Target="diagrams/colors4.xml"/><Relationship Id="rId48" Type="http://schemas.openxmlformats.org/officeDocument/2006/relationships/image" Target="media/image8.png"/><Relationship Id="rId56" Type="http://schemas.openxmlformats.org/officeDocument/2006/relationships/image" Target="media/image16.png"/><Relationship Id="rId64" Type="http://schemas.openxmlformats.org/officeDocument/2006/relationships/header" Target="header3.xml"/><Relationship Id="rId69"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image" Target="http://infocenter/Retalix/Documents/Marketing/Logos/Retalix%20(company)%20logo/Retalix-transparant%20BKgound.gif" TargetMode="External"/><Relationship Id="rId17" Type="http://schemas.openxmlformats.org/officeDocument/2006/relationships/hyperlink" Target="file:///D:\Documents%20Retalix\SP%20Data%20Flow.ppt" TargetMode="External"/><Relationship Id="rId25" Type="http://schemas.openxmlformats.org/officeDocument/2006/relationships/diagramColors" Target="diagrams/colors1.xml"/><Relationship Id="rId33" Type="http://schemas.openxmlformats.org/officeDocument/2006/relationships/diagramColors" Target="diagrams/colors2.xml"/><Relationship Id="rId38" Type="http://schemas.openxmlformats.org/officeDocument/2006/relationships/diagramColors" Target="diagrams/colors3.xml"/><Relationship Id="rId46" Type="http://schemas.openxmlformats.org/officeDocument/2006/relationships/image" Target="media/image7.png"/><Relationship Id="rId59" Type="http://schemas.openxmlformats.org/officeDocument/2006/relationships/image" Target="media/image19.png"/><Relationship Id="rId67" Type="http://schemas.openxmlformats.org/officeDocument/2006/relationships/footer" Target="footer3.xml"/><Relationship Id="rId20" Type="http://schemas.openxmlformats.org/officeDocument/2006/relationships/hyperlink" Target="http://en.wikipedia.org/wiki/Point_of_Sale" TargetMode="External"/><Relationship Id="rId41" Type="http://schemas.openxmlformats.org/officeDocument/2006/relationships/diagramLayout" Target="diagrams/layout4.xml"/><Relationship Id="rId54" Type="http://schemas.openxmlformats.org/officeDocument/2006/relationships/image" Target="media/image14.png"/><Relationship Id="rId62" Type="http://schemas.openxmlformats.org/officeDocument/2006/relationships/image" Target="media/image21.png"/><Relationship Id="rId7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http://infocenter/Retalix/Documents/Marketing/Logos/Retalix%20(company)%20logo/Retalix-transparant%20BKgound.gif"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http://infocenter/Retalix/Documents/Marketing/Logos/Retalix%20(company)%20logo/Retalix-transparant%20BKgound.gif"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http://infocenter/Retalix/Documents/Marketing/Logos/Retalix%20(company)%20logo/Retalix-transparant%20BKgound.gif"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2D27BB-E6DD-47DD-852B-26D89AFE7746}" type="doc">
      <dgm:prSet loTypeId="urn:microsoft.com/office/officeart/2005/8/layout/radial5" loCatId="cycle" qsTypeId="urn:microsoft.com/office/officeart/2005/8/quickstyle/simple1" qsCatId="simple" csTypeId="urn:microsoft.com/office/officeart/2005/8/colors/accent1_1" csCatId="accent1" phldr="1"/>
      <dgm:spPr/>
      <dgm:t>
        <a:bodyPr/>
        <a:lstStyle/>
        <a:p>
          <a:pPr rtl="1"/>
          <a:endParaRPr lang="he-IL"/>
        </a:p>
      </dgm:t>
    </dgm:pt>
    <dgm:pt modelId="{02977AFD-1A51-4AED-94D6-168817DCC2D5}">
      <dgm:prSet phldrT="[Text]"/>
      <dgm:spPr/>
      <dgm:t>
        <a:bodyPr/>
        <a:lstStyle/>
        <a:p>
          <a:pPr algn="l" rtl="1"/>
          <a:r>
            <a:rPr lang="en-US" dirty="0" smtClean="0"/>
            <a:t>Positive32</a:t>
          </a:r>
          <a:endParaRPr lang="he-IL" dirty="0"/>
        </a:p>
      </dgm:t>
    </dgm:pt>
    <dgm:pt modelId="{2F7D7A4C-E4CA-4BF9-8707-1694CC583706}" type="parTrans" cxnId="{577D6E0E-7D1E-48E5-BCCE-E96897CAE70C}">
      <dgm:prSet/>
      <dgm:spPr/>
      <dgm:t>
        <a:bodyPr/>
        <a:lstStyle/>
        <a:p>
          <a:pPr rtl="1"/>
          <a:endParaRPr lang="he-IL"/>
        </a:p>
      </dgm:t>
    </dgm:pt>
    <dgm:pt modelId="{DD9D1984-28C8-4BDB-971E-36800BCF4618}" type="sibTrans" cxnId="{577D6E0E-7D1E-48E5-BCCE-E96897CAE70C}">
      <dgm:prSet/>
      <dgm:spPr/>
      <dgm:t>
        <a:bodyPr/>
        <a:lstStyle/>
        <a:p>
          <a:pPr rtl="1"/>
          <a:endParaRPr lang="he-IL"/>
        </a:p>
      </dgm:t>
    </dgm:pt>
    <dgm:pt modelId="{7C358703-9C89-4521-9A85-AED807E0BE81}">
      <dgm:prSet phldrT="[Text]" custT="1"/>
      <dgm:spPr/>
      <dgm:t>
        <a:bodyPr/>
        <a:lstStyle/>
        <a:p>
          <a:pPr algn="ctr" rtl="1"/>
          <a:r>
            <a:rPr lang="en-US" sz="1200" dirty="0" smtClean="0"/>
            <a:t>MsgSrv</a:t>
          </a:r>
          <a:endParaRPr lang="he-IL" sz="1200" dirty="0"/>
        </a:p>
      </dgm:t>
    </dgm:pt>
    <dgm:pt modelId="{645CEB3D-703F-4839-A296-68A74AF4B853}" type="parTrans" cxnId="{597EBC26-8586-4403-86AB-04161E7BCB07}">
      <dgm:prSet/>
      <dgm:spPr/>
      <dgm:t>
        <a:bodyPr/>
        <a:lstStyle/>
        <a:p>
          <a:pPr rtl="1"/>
          <a:endParaRPr lang="he-IL"/>
        </a:p>
      </dgm:t>
    </dgm:pt>
    <dgm:pt modelId="{53B4C8CD-2C19-41AA-8FF6-B959D4D3CAEF}" type="sibTrans" cxnId="{597EBC26-8586-4403-86AB-04161E7BCB07}">
      <dgm:prSet/>
      <dgm:spPr/>
      <dgm:t>
        <a:bodyPr/>
        <a:lstStyle/>
        <a:p>
          <a:pPr rtl="1"/>
          <a:endParaRPr lang="he-IL"/>
        </a:p>
      </dgm:t>
    </dgm:pt>
    <dgm:pt modelId="{48944377-847D-43E4-914D-418AAD874DD7}">
      <dgm:prSet phldrT="[Text]" custT="1"/>
      <dgm:spPr/>
      <dgm:t>
        <a:bodyPr/>
        <a:lstStyle/>
        <a:p>
          <a:pPr algn="ctr" rtl="1"/>
          <a:r>
            <a:rPr lang="en-US" sz="1200" dirty="0" smtClean="0"/>
            <a:t>PomoSrv</a:t>
          </a:r>
          <a:endParaRPr lang="he-IL" sz="1200" dirty="0"/>
        </a:p>
      </dgm:t>
    </dgm:pt>
    <dgm:pt modelId="{6B242C02-BEEA-4CA9-91A3-54ABB09EBF7C}" type="parTrans" cxnId="{64FB0B53-4DD3-4421-9307-C0802036A01A}">
      <dgm:prSet/>
      <dgm:spPr/>
      <dgm:t>
        <a:bodyPr/>
        <a:lstStyle/>
        <a:p>
          <a:pPr rtl="1"/>
          <a:endParaRPr lang="he-IL"/>
        </a:p>
      </dgm:t>
    </dgm:pt>
    <dgm:pt modelId="{AA3010D3-3D16-499B-9C75-484C9DFAA28F}" type="sibTrans" cxnId="{64FB0B53-4DD3-4421-9307-C0802036A01A}">
      <dgm:prSet/>
      <dgm:spPr/>
      <dgm:t>
        <a:bodyPr/>
        <a:lstStyle/>
        <a:p>
          <a:pPr rtl="1"/>
          <a:endParaRPr lang="he-IL"/>
        </a:p>
      </dgm:t>
    </dgm:pt>
    <dgm:pt modelId="{633BB749-F578-4995-A370-C4BC3F46ACAC}">
      <dgm:prSet phldrT="[Text]" custT="1"/>
      <dgm:spPr/>
      <dgm:t>
        <a:bodyPr/>
        <a:lstStyle/>
        <a:p>
          <a:pPr algn="ctr" rtl="1"/>
          <a:r>
            <a:rPr lang="en-US" sz="1200" dirty="0" smtClean="0"/>
            <a:t>PositiveDBSrv</a:t>
          </a:r>
          <a:endParaRPr lang="he-IL" sz="1200" dirty="0"/>
        </a:p>
      </dgm:t>
    </dgm:pt>
    <dgm:pt modelId="{A9A72588-021D-40D4-BF71-219ADDABF24D}" type="parTrans" cxnId="{D29F6F3E-FAA8-4955-B124-18AC8AD0C9F4}">
      <dgm:prSet/>
      <dgm:spPr/>
      <dgm:t>
        <a:bodyPr/>
        <a:lstStyle/>
        <a:p>
          <a:pPr rtl="1"/>
          <a:endParaRPr lang="he-IL"/>
        </a:p>
      </dgm:t>
    </dgm:pt>
    <dgm:pt modelId="{DF50A314-A512-43C8-BB82-777A288E63D3}" type="sibTrans" cxnId="{D29F6F3E-FAA8-4955-B124-18AC8AD0C9F4}">
      <dgm:prSet/>
      <dgm:spPr/>
      <dgm:t>
        <a:bodyPr/>
        <a:lstStyle/>
        <a:p>
          <a:pPr rtl="1"/>
          <a:endParaRPr lang="he-IL"/>
        </a:p>
      </dgm:t>
    </dgm:pt>
    <dgm:pt modelId="{6347408B-F728-41BA-9E2C-DD606D277C35}">
      <dgm:prSet phldrT="[Text]" custT="1"/>
      <dgm:spPr/>
      <dgm:t>
        <a:bodyPr/>
        <a:lstStyle/>
        <a:p>
          <a:pPr algn="ctr" rtl="1"/>
          <a:r>
            <a:rPr lang="en-US" sz="1200" dirty="0" smtClean="0"/>
            <a:t>SPRcv</a:t>
          </a:r>
          <a:r>
            <a:rPr lang="he-IL" sz="1200" dirty="0" smtClean="0"/>
            <a:t> </a:t>
          </a:r>
          <a:endParaRPr lang="he-IL" sz="1200" dirty="0"/>
        </a:p>
      </dgm:t>
    </dgm:pt>
    <dgm:pt modelId="{8F753F30-23E6-42B3-8680-B8606618A52C}" type="parTrans" cxnId="{F309144C-DC0D-4533-8049-3D75D6708A0D}">
      <dgm:prSet/>
      <dgm:spPr/>
      <dgm:t>
        <a:bodyPr/>
        <a:lstStyle/>
        <a:p>
          <a:pPr rtl="1"/>
          <a:endParaRPr lang="he-IL"/>
        </a:p>
      </dgm:t>
    </dgm:pt>
    <dgm:pt modelId="{8DE6FB14-606E-4483-AFC3-EF85F9212E38}" type="sibTrans" cxnId="{F309144C-DC0D-4533-8049-3D75D6708A0D}">
      <dgm:prSet/>
      <dgm:spPr/>
      <dgm:t>
        <a:bodyPr/>
        <a:lstStyle/>
        <a:p>
          <a:pPr rtl="1"/>
          <a:endParaRPr lang="he-IL"/>
        </a:p>
      </dgm:t>
    </dgm:pt>
    <dgm:pt modelId="{54B535AE-DCD3-4CBF-B2B8-C9C9A7250AFA}">
      <dgm:prSet phldrT="[Text]" custT="1"/>
      <dgm:spPr/>
      <dgm:t>
        <a:bodyPr/>
        <a:lstStyle/>
        <a:p>
          <a:pPr algn="ctr" rtl="1"/>
          <a:r>
            <a:rPr lang="en-US" sz="1200" dirty="0" smtClean="0"/>
            <a:t>CardServer</a:t>
          </a:r>
          <a:endParaRPr lang="he-IL" sz="1200" dirty="0"/>
        </a:p>
      </dgm:t>
    </dgm:pt>
    <dgm:pt modelId="{21048695-5314-4777-A15F-359AC88D59AC}" type="parTrans" cxnId="{38984017-8974-4080-A2C2-EDA95A16D7E7}">
      <dgm:prSet/>
      <dgm:spPr/>
      <dgm:t>
        <a:bodyPr/>
        <a:lstStyle/>
        <a:p>
          <a:pPr rtl="1"/>
          <a:endParaRPr lang="he-IL"/>
        </a:p>
      </dgm:t>
    </dgm:pt>
    <dgm:pt modelId="{F97857A9-F0E9-45F9-9A27-27961E0BE8ED}" type="sibTrans" cxnId="{38984017-8974-4080-A2C2-EDA95A16D7E7}">
      <dgm:prSet/>
      <dgm:spPr/>
      <dgm:t>
        <a:bodyPr/>
        <a:lstStyle/>
        <a:p>
          <a:pPr rtl="1"/>
          <a:endParaRPr lang="he-IL"/>
        </a:p>
      </dgm:t>
    </dgm:pt>
    <dgm:pt modelId="{E7E117F7-CD5F-482F-9C3E-269ED5086CE4}">
      <dgm:prSet phldrT="[Text]" custT="1"/>
      <dgm:spPr/>
      <dgm:t>
        <a:bodyPr/>
        <a:lstStyle/>
        <a:p>
          <a:pPr algn="ctr" rtl="1"/>
          <a:r>
            <a:rPr lang="en-US" sz="1200" dirty="0" smtClean="0"/>
            <a:t>StorePointLog</a:t>
          </a:r>
          <a:endParaRPr lang="he-IL" sz="1200" dirty="0"/>
        </a:p>
      </dgm:t>
    </dgm:pt>
    <dgm:pt modelId="{B1AB4F13-99A4-4A27-9E5B-5D1951822E03}" type="parTrans" cxnId="{9D0DB2BA-826C-4C58-A87E-8BBCFB85C774}">
      <dgm:prSet/>
      <dgm:spPr/>
      <dgm:t>
        <a:bodyPr/>
        <a:lstStyle/>
        <a:p>
          <a:pPr rtl="1"/>
          <a:endParaRPr lang="he-IL"/>
        </a:p>
      </dgm:t>
    </dgm:pt>
    <dgm:pt modelId="{90E624CF-1B25-411F-B12F-68B8CE87B0A9}" type="sibTrans" cxnId="{9D0DB2BA-826C-4C58-A87E-8BBCFB85C774}">
      <dgm:prSet/>
      <dgm:spPr/>
      <dgm:t>
        <a:bodyPr/>
        <a:lstStyle/>
        <a:p>
          <a:pPr rtl="1"/>
          <a:endParaRPr lang="he-IL"/>
        </a:p>
      </dgm:t>
    </dgm:pt>
    <dgm:pt modelId="{1EF3E5A5-DDF7-4C24-B933-49B49FEBFB92}">
      <dgm:prSet phldrT="[Text]" custT="1"/>
      <dgm:spPr/>
      <dgm:t>
        <a:bodyPr/>
        <a:lstStyle/>
        <a:p>
          <a:pPr algn="ctr" rtl="1"/>
          <a:r>
            <a:rPr lang="en-US" sz="1200" dirty="0" smtClean="0"/>
            <a:t>POSVerify</a:t>
          </a:r>
          <a:endParaRPr lang="he-IL" sz="1200" dirty="0"/>
        </a:p>
      </dgm:t>
    </dgm:pt>
    <dgm:pt modelId="{7707F4E6-FA1A-43B8-B77F-76D69833D94E}" type="parTrans" cxnId="{D2297431-A7A9-4870-A944-681763F4B875}">
      <dgm:prSet/>
      <dgm:spPr/>
      <dgm:t>
        <a:bodyPr/>
        <a:lstStyle/>
        <a:p>
          <a:pPr rtl="1"/>
          <a:endParaRPr lang="he-IL"/>
        </a:p>
      </dgm:t>
    </dgm:pt>
    <dgm:pt modelId="{93B1B4DE-8172-40FC-A941-2BED43893C7D}" type="sibTrans" cxnId="{D2297431-A7A9-4870-A944-681763F4B875}">
      <dgm:prSet/>
      <dgm:spPr/>
      <dgm:t>
        <a:bodyPr/>
        <a:lstStyle/>
        <a:p>
          <a:pPr rtl="1"/>
          <a:endParaRPr lang="he-IL"/>
        </a:p>
      </dgm:t>
    </dgm:pt>
    <dgm:pt modelId="{D5D7FAD3-A57B-4BFF-908E-2C3626B156CB}">
      <dgm:prSet phldrT="[Text]" custT="1"/>
      <dgm:spPr/>
      <dgm:t>
        <a:bodyPr/>
        <a:lstStyle/>
        <a:p>
          <a:pPr algn="ctr" rtl="1"/>
          <a:r>
            <a:rPr lang="en-US" sz="1200" dirty="0" smtClean="0"/>
            <a:t>SlipSrv</a:t>
          </a:r>
          <a:endParaRPr lang="he-IL" sz="1200" dirty="0"/>
        </a:p>
      </dgm:t>
    </dgm:pt>
    <dgm:pt modelId="{89B8CC66-6813-4B54-8179-B0D9EB95C43A}" type="parTrans" cxnId="{9DD688D1-0F2C-4448-8B8A-E062A9AB0809}">
      <dgm:prSet/>
      <dgm:spPr/>
      <dgm:t>
        <a:bodyPr/>
        <a:lstStyle/>
        <a:p>
          <a:pPr rtl="1"/>
          <a:endParaRPr lang="he-IL"/>
        </a:p>
      </dgm:t>
    </dgm:pt>
    <dgm:pt modelId="{E931D2E0-5C49-4A4F-B6E1-449EB7BC2C63}" type="sibTrans" cxnId="{9DD688D1-0F2C-4448-8B8A-E062A9AB0809}">
      <dgm:prSet/>
      <dgm:spPr/>
      <dgm:t>
        <a:bodyPr/>
        <a:lstStyle/>
        <a:p>
          <a:pPr rtl="1"/>
          <a:endParaRPr lang="he-IL"/>
        </a:p>
      </dgm:t>
    </dgm:pt>
    <dgm:pt modelId="{545D2F40-CAF7-437E-92AA-3737255C4486}">
      <dgm:prSet phldrT="[Text]" custT="1"/>
      <dgm:spPr/>
      <dgm:t>
        <a:bodyPr/>
        <a:lstStyle/>
        <a:p>
          <a:pPr algn="ctr" rtl="1"/>
          <a:r>
            <a:rPr lang="en-US" sz="1200" dirty="0" smtClean="0"/>
            <a:t>AppReloader</a:t>
          </a:r>
          <a:endParaRPr lang="he-IL" sz="1200" dirty="0"/>
        </a:p>
      </dgm:t>
    </dgm:pt>
    <dgm:pt modelId="{52F5B2E4-9494-4B67-896F-24ECBA5560D2}" type="parTrans" cxnId="{0F6302FA-4636-4798-A9CD-5C573DC5985F}">
      <dgm:prSet/>
      <dgm:spPr/>
      <dgm:t>
        <a:bodyPr/>
        <a:lstStyle/>
        <a:p>
          <a:pPr rtl="1"/>
          <a:endParaRPr lang="he-IL"/>
        </a:p>
      </dgm:t>
    </dgm:pt>
    <dgm:pt modelId="{EEF7983B-33D3-4EB2-AF30-4ACC9F907CA1}" type="sibTrans" cxnId="{0F6302FA-4636-4798-A9CD-5C573DC5985F}">
      <dgm:prSet/>
      <dgm:spPr/>
      <dgm:t>
        <a:bodyPr/>
        <a:lstStyle/>
        <a:p>
          <a:pPr rtl="1"/>
          <a:endParaRPr lang="he-IL"/>
        </a:p>
      </dgm:t>
    </dgm:pt>
    <dgm:pt modelId="{6BD473B4-CD0B-4D09-85E6-56DF35D5F3E0}">
      <dgm:prSet phldrT="[Text]" custT="1"/>
      <dgm:spPr/>
      <dgm:t>
        <a:bodyPr/>
        <a:lstStyle/>
        <a:p>
          <a:pPr algn="ctr" rtl="1"/>
          <a:r>
            <a:rPr lang="en-US" sz="1200" dirty="0" smtClean="0"/>
            <a:t>StreamSrv</a:t>
          </a:r>
          <a:endParaRPr lang="he-IL" sz="1200" dirty="0"/>
        </a:p>
      </dgm:t>
    </dgm:pt>
    <dgm:pt modelId="{E20D9483-7632-4D65-9EAB-3B0AA27436AE}" type="parTrans" cxnId="{B2DEB904-A64D-46F2-809D-2A268BFCF11B}">
      <dgm:prSet/>
      <dgm:spPr/>
      <dgm:t>
        <a:bodyPr/>
        <a:lstStyle/>
        <a:p>
          <a:pPr rtl="1"/>
          <a:endParaRPr lang="he-IL"/>
        </a:p>
      </dgm:t>
    </dgm:pt>
    <dgm:pt modelId="{726A47B5-19EC-4E86-A4AB-61B84C13D8DA}" type="sibTrans" cxnId="{B2DEB904-A64D-46F2-809D-2A268BFCF11B}">
      <dgm:prSet/>
      <dgm:spPr/>
      <dgm:t>
        <a:bodyPr/>
        <a:lstStyle/>
        <a:p>
          <a:pPr rtl="1"/>
          <a:endParaRPr lang="he-IL"/>
        </a:p>
      </dgm:t>
    </dgm:pt>
    <dgm:pt modelId="{7433083E-8B3C-4B92-9AB3-036BBAC12532}">
      <dgm:prSet phldrT="[Text]" custT="1"/>
      <dgm:spPr/>
      <dgm:t>
        <a:bodyPr/>
        <a:lstStyle/>
        <a:p>
          <a:pPr algn="ctr" rtl="1"/>
          <a:r>
            <a:rPr lang="en-US" sz="1200" dirty="0" smtClean="0"/>
            <a:t>TCPDirect</a:t>
          </a:r>
          <a:endParaRPr lang="he-IL" sz="1200" dirty="0"/>
        </a:p>
      </dgm:t>
    </dgm:pt>
    <dgm:pt modelId="{79FBFDD6-4E04-4138-BF72-E598AA6332DE}" type="parTrans" cxnId="{5C3E3B05-E7D9-486F-90DB-4D7D4071CBF5}">
      <dgm:prSet/>
      <dgm:spPr/>
      <dgm:t>
        <a:bodyPr/>
        <a:lstStyle/>
        <a:p>
          <a:pPr rtl="1"/>
          <a:endParaRPr lang="he-IL"/>
        </a:p>
      </dgm:t>
    </dgm:pt>
    <dgm:pt modelId="{BB7C82A3-4956-4D0D-92F7-593A2711E52D}" type="sibTrans" cxnId="{5C3E3B05-E7D9-486F-90DB-4D7D4071CBF5}">
      <dgm:prSet/>
      <dgm:spPr/>
      <dgm:t>
        <a:bodyPr/>
        <a:lstStyle/>
        <a:p>
          <a:pPr rtl="1"/>
          <a:endParaRPr lang="he-IL"/>
        </a:p>
      </dgm:t>
    </dgm:pt>
    <dgm:pt modelId="{9CC971F5-2CC6-4686-A123-EF90D7D8B48F}">
      <dgm:prSet phldrT="[Text]" custT="1"/>
      <dgm:spPr/>
      <dgm:t>
        <a:bodyPr/>
        <a:lstStyle/>
        <a:p>
          <a:pPr algn="ctr" rtl="1"/>
          <a:r>
            <a:rPr lang="en-US" sz="1200" dirty="0" smtClean="0"/>
            <a:t>TraSrv</a:t>
          </a:r>
          <a:endParaRPr lang="he-IL" sz="1200" dirty="0"/>
        </a:p>
      </dgm:t>
    </dgm:pt>
    <dgm:pt modelId="{9477363E-2EF2-422F-8394-FE5644FFB0DA}" type="parTrans" cxnId="{F9DD06AA-E49E-4970-AFB3-93C1AC4FA827}">
      <dgm:prSet/>
      <dgm:spPr/>
      <dgm:t>
        <a:bodyPr/>
        <a:lstStyle/>
        <a:p>
          <a:pPr rtl="1"/>
          <a:endParaRPr lang="he-IL"/>
        </a:p>
      </dgm:t>
    </dgm:pt>
    <dgm:pt modelId="{4DCFB319-E78C-4CC9-840A-89897CD0550C}" type="sibTrans" cxnId="{F9DD06AA-E49E-4970-AFB3-93C1AC4FA827}">
      <dgm:prSet/>
      <dgm:spPr/>
      <dgm:t>
        <a:bodyPr/>
        <a:lstStyle/>
        <a:p>
          <a:pPr rtl="1"/>
          <a:endParaRPr lang="he-IL"/>
        </a:p>
      </dgm:t>
    </dgm:pt>
    <dgm:pt modelId="{F0E001F7-E058-4BDB-A488-342817566795}">
      <dgm:prSet phldrT="[Text]" custT="1"/>
      <dgm:spPr/>
      <dgm:t>
        <a:bodyPr/>
        <a:lstStyle/>
        <a:p>
          <a:pPr algn="ctr" rtl="1"/>
          <a:r>
            <a:rPr lang="en-US" sz="1200" dirty="0" smtClean="0"/>
            <a:t>SRSrv</a:t>
          </a:r>
          <a:endParaRPr lang="he-IL" sz="1200" dirty="0"/>
        </a:p>
      </dgm:t>
    </dgm:pt>
    <dgm:pt modelId="{2411AF07-6EAC-4569-89C0-4AA1F1E588D8}" type="parTrans" cxnId="{2A32BCBB-1452-4C43-8C89-7DFBB516D11A}">
      <dgm:prSet/>
      <dgm:spPr/>
      <dgm:t>
        <a:bodyPr/>
        <a:lstStyle/>
        <a:p>
          <a:pPr rtl="1"/>
          <a:endParaRPr lang="he-IL"/>
        </a:p>
      </dgm:t>
    </dgm:pt>
    <dgm:pt modelId="{FB2176CA-F3BC-4C1A-A61F-1C8B9C233B75}" type="sibTrans" cxnId="{2A32BCBB-1452-4C43-8C89-7DFBB516D11A}">
      <dgm:prSet/>
      <dgm:spPr/>
      <dgm:t>
        <a:bodyPr/>
        <a:lstStyle/>
        <a:p>
          <a:pPr rtl="1"/>
          <a:endParaRPr lang="he-IL"/>
        </a:p>
      </dgm:t>
    </dgm:pt>
    <dgm:pt modelId="{7B1F0EE8-A8EA-4340-A084-C4C615C89489}">
      <dgm:prSet phldrT="[Text]" custT="1"/>
      <dgm:spPr/>
      <dgm:t>
        <a:bodyPr/>
        <a:lstStyle/>
        <a:p>
          <a:pPr algn="ctr" rtl="1"/>
          <a:r>
            <a:rPr lang="en-US" sz="1200" dirty="0" smtClean="0"/>
            <a:t>StorePointIO</a:t>
          </a:r>
          <a:endParaRPr lang="he-IL" sz="1200" dirty="0"/>
        </a:p>
      </dgm:t>
    </dgm:pt>
    <dgm:pt modelId="{70E2D9B2-60BE-4623-9C1B-CC1822446274}" type="parTrans" cxnId="{701D0E39-3804-49DD-B49F-47BD620254F4}">
      <dgm:prSet/>
      <dgm:spPr/>
      <dgm:t>
        <a:bodyPr/>
        <a:lstStyle/>
        <a:p>
          <a:pPr rtl="1"/>
          <a:endParaRPr lang="he-IL"/>
        </a:p>
      </dgm:t>
    </dgm:pt>
    <dgm:pt modelId="{1D07B785-2BF8-43EB-B4EE-F939E129F31D}" type="sibTrans" cxnId="{701D0E39-3804-49DD-B49F-47BD620254F4}">
      <dgm:prSet/>
      <dgm:spPr/>
      <dgm:t>
        <a:bodyPr/>
        <a:lstStyle/>
        <a:p>
          <a:pPr rtl="1"/>
          <a:endParaRPr lang="he-IL"/>
        </a:p>
      </dgm:t>
    </dgm:pt>
    <dgm:pt modelId="{222A6190-8065-4E12-889C-203146864305}">
      <dgm:prSet phldrT="[Text]" custT="1"/>
      <dgm:spPr/>
      <dgm:t>
        <a:bodyPr/>
        <a:lstStyle/>
        <a:p>
          <a:pPr algn="ctr" rtl="1"/>
          <a:r>
            <a:rPr lang="en-US" sz="1100" dirty="0" smtClean="0"/>
            <a:t>PosPump</a:t>
          </a:r>
          <a:endParaRPr lang="he-IL" sz="1100" dirty="0"/>
        </a:p>
      </dgm:t>
    </dgm:pt>
    <dgm:pt modelId="{E914EC37-E56A-41AC-B811-C847C8264FD2}" type="sibTrans" cxnId="{B1387F37-2F2B-4FAB-BA6E-57FB6285FF55}">
      <dgm:prSet/>
      <dgm:spPr/>
      <dgm:t>
        <a:bodyPr/>
        <a:lstStyle/>
        <a:p>
          <a:pPr rtl="1"/>
          <a:endParaRPr lang="he-IL"/>
        </a:p>
      </dgm:t>
    </dgm:pt>
    <dgm:pt modelId="{5B2363DA-1901-40A0-8804-7A1275BCB76D}" type="parTrans" cxnId="{B1387F37-2F2B-4FAB-BA6E-57FB6285FF55}">
      <dgm:prSet/>
      <dgm:spPr/>
      <dgm:t>
        <a:bodyPr/>
        <a:lstStyle/>
        <a:p>
          <a:pPr rtl="1"/>
          <a:endParaRPr lang="he-IL"/>
        </a:p>
      </dgm:t>
    </dgm:pt>
    <dgm:pt modelId="{BA4050A4-48A9-42DE-B2E2-58F50CC23725}">
      <dgm:prSet phldrT="[Text]" custT="1"/>
      <dgm:spPr/>
      <dgm:t>
        <a:bodyPr/>
        <a:lstStyle/>
        <a:p>
          <a:pPr algn="ctr" rtl="1"/>
          <a:r>
            <a:rPr lang="en-US" sz="1200" dirty="0" smtClean="0"/>
            <a:t>PositiveSrv</a:t>
          </a:r>
          <a:endParaRPr lang="he-IL" sz="1200" dirty="0"/>
        </a:p>
      </dgm:t>
    </dgm:pt>
    <dgm:pt modelId="{AD87C1B9-F41A-49AA-9AA8-3C077D562BF4}" type="parTrans" cxnId="{9F440E41-A6BB-4381-A72A-2A596FF593DB}">
      <dgm:prSet/>
      <dgm:spPr/>
      <dgm:t>
        <a:bodyPr/>
        <a:lstStyle/>
        <a:p>
          <a:pPr rtl="1"/>
          <a:endParaRPr lang="he-IL"/>
        </a:p>
      </dgm:t>
    </dgm:pt>
    <dgm:pt modelId="{EF907700-3091-418B-8EC5-E364C5FE9ACE}" type="sibTrans" cxnId="{9F440E41-A6BB-4381-A72A-2A596FF593DB}">
      <dgm:prSet/>
      <dgm:spPr/>
      <dgm:t>
        <a:bodyPr/>
        <a:lstStyle/>
        <a:p>
          <a:pPr rtl="1"/>
          <a:endParaRPr lang="he-IL"/>
        </a:p>
      </dgm:t>
    </dgm:pt>
    <dgm:pt modelId="{06F464AB-A5ED-43A7-9F6A-6D7C0A3A70BA}" type="pres">
      <dgm:prSet presAssocID="{E42D27BB-E6DD-47DD-852B-26D89AFE7746}" presName="Name0" presStyleCnt="0">
        <dgm:presLayoutVars>
          <dgm:chMax val="1"/>
          <dgm:dir/>
          <dgm:animLvl val="ctr"/>
          <dgm:resizeHandles val="exact"/>
        </dgm:presLayoutVars>
      </dgm:prSet>
      <dgm:spPr/>
      <dgm:t>
        <a:bodyPr/>
        <a:lstStyle/>
        <a:p>
          <a:pPr rtl="1"/>
          <a:endParaRPr lang="he-IL"/>
        </a:p>
      </dgm:t>
    </dgm:pt>
    <dgm:pt modelId="{3701945F-0EA3-4A02-9190-4B34E8A0865F}" type="pres">
      <dgm:prSet presAssocID="{02977AFD-1A51-4AED-94D6-168817DCC2D5}" presName="centerShape" presStyleLbl="node0" presStyleIdx="0" presStyleCnt="1"/>
      <dgm:spPr/>
      <dgm:t>
        <a:bodyPr/>
        <a:lstStyle/>
        <a:p>
          <a:pPr rtl="1"/>
          <a:endParaRPr lang="he-IL"/>
        </a:p>
      </dgm:t>
    </dgm:pt>
    <dgm:pt modelId="{3851AA56-9B7D-4EF6-81FF-019CD860A8C4}" type="pres">
      <dgm:prSet presAssocID="{645CEB3D-703F-4839-A296-68A74AF4B853}" presName="parTrans" presStyleLbl="sibTrans2D1" presStyleIdx="0" presStyleCnt="16"/>
      <dgm:spPr/>
      <dgm:t>
        <a:bodyPr/>
        <a:lstStyle/>
        <a:p>
          <a:pPr rtl="1"/>
          <a:endParaRPr lang="he-IL"/>
        </a:p>
      </dgm:t>
    </dgm:pt>
    <dgm:pt modelId="{173FB1C6-5359-47CD-8822-90CEC823B466}" type="pres">
      <dgm:prSet presAssocID="{645CEB3D-703F-4839-A296-68A74AF4B853}" presName="connectorText" presStyleLbl="sibTrans2D1" presStyleIdx="0" presStyleCnt="16"/>
      <dgm:spPr/>
      <dgm:t>
        <a:bodyPr/>
        <a:lstStyle/>
        <a:p>
          <a:pPr rtl="1"/>
          <a:endParaRPr lang="he-IL"/>
        </a:p>
      </dgm:t>
    </dgm:pt>
    <dgm:pt modelId="{4502596C-1E3A-46E1-A4C2-455273ED7396}" type="pres">
      <dgm:prSet presAssocID="{7C358703-9C89-4521-9A85-AED807E0BE81}" presName="node" presStyleLbl="node1" presStyleIdx="0" presStyleCnt="16">
        <dgm:presLayoutVars>
          <dgm:bulletEnabled val="1"/>
        </dgm:presLayoutVars>
      </dgm:prSet>
      <dgm:spPr/>
      <dgm:t>
        <a:bodyPr/>
        <a:lstStyle/>
        <a:p>
          <a:pPr rtl="1"/>
          <a:endParaRPr lang="he-IL"/>
        </a:p>
      </dgm:t>
    </dgm:pt>
    <dgm:pt modelId="{E4F3EAC1-46DA-40F0-80FE-A88F8913A435}" type="pres">
      <dgm:prSet presAssocID="{5B2363DA-1901-40A0-8804-7A1275BCB76D}" presName="parTrans" presStyleLbl="sibTrans2D1" presStyleIdx="1" presStyleCnt="16"/>
      <dgm:spPr/>
      <dgm:t>
        <a:bodyPr/>
        <a:lstStyle/>
        <a:p>
          <a:pPr rtl="1"/>
          <a:endParaRPr lang="he-IL"/>
        </a:p>
      </dgm:t>
    </dgm:pt>
    <dgm:pt modelId="{9D8635EF-D30A-49A8-807B-14510F3BA362}" type="pres">
      <dgm:prSet presAssocID="{5B2363DA-1901-40A0-8804-7A1275BCB76D}" presName="connectorText" presStyleLbl="sibTrans2D1" presStyleIdx="1" presStyleCnt="16"/>
      <dgm:spPr/>
      <dgm:t>
        <a:bodyPr/>
        <a:lstStyle/>
        <a:p>
          <a:pPr rtl="1"/>
          <a:endParaRPr lang="he-IL"/>
        </a:p>
      </dgm:t>
    </dgm:pt>
    <dgm:pt modelId="{71AB2064-359C-4B23-A06B-BE0C635A9975}" type="pres">
      <dgm:prSet presAssocID="{222A6190-8065-4E12-889C-203146864305}" presName="node" presStyleLbl="node1" presStyleIdx="1" presStyleCnt="16">
        <dgm:presLayoutVars>
          <dgm:bulletEnabled val="1"/>
        </dgm:presLayoutVars>
      </dgm:prSet>
      <dgm:spPr/>
      <dgm:t>
        <a:bodyPr/>
        <a:lstStyle/>
        <a:p>
          <a:pPr rtl="1"/>
          <a:endParaRPr lang="he-IL"/>
        </a:p>
      </dgm:t>
    </dgm:pt>
    <dgm:pt modelId="{2C7A0688-6777-4BCD-9240-76B62C8F0C15}" type="pres">
      <dgm:prSet presAssocID="{6B242C02-BEEA-4CA9-91A3-54ABB09EBF7C}" presName="parTrans" presStyleLbl="sibTrans2D1" presStyleIdx="2" presStyleCnt="16"/>
      <dgm:spPr/>
      <dgm:t>
        <a:bodyPr/>
        <a:lstStyle/>
        <a:p>
          <a:pPr rtl="1"/>
          <a:endParaRPr lang="he-IL"/>
        </a:p>
      </dgm:t>
    </dgm:pt>
    <dgm:pt modelId="{E21CDF56-7123-4C87-8B2F-8BA8E9E1B4AC}" type="pres">
      <dgm:prSet presAssocID="{6B242C02-BEEA-4CA9-91A3-54ABB09EBF7C}" presName="connectorText" presStyleLbl="sibTrans2D1" presStyleIdx="2" presStyleCnt="16"/>
      <dgm:spPr/>
      <dgm:t>
        <a:bodyPr/>
        <a:lstStyle/>
        <a:p>
          <a:pPr rtl="1"/>
          <a:endParaRPr lang="he-IL"/>
        </a:p>
      </dgm:t>
    </dgm:pt>
    <dgm:pt modelId="{B0F05BA2-EAA7-40AC-B9B9-0FA8FB6DA4AA}" type="pres">
      <dgm:prSet presAssocID="{48944377-847D-43E4-914D-418AAD874DD7}" presName="node" presStyleLbl="node1" presStyleIdx="2" presStyleCnt="16">
        <dgm:presLayoutVars>
          <dgm:bulletEnabled val="1"/>
        </dgm:presLayoutVars>
      </dgm:prSet>
      <dgm:spPr/>
      <dgm:t>
        <a:bodyPr/>
        <a:lstStyle/>
        <a:p>
          <a:pPr rtl="1"/>
          <a:endParaRPr lang="he-IL"/>
        </a:p>
      </dgm:t>
    </dgm:pt>
    <dgm:pt modelId="{EF7B9451-D564-4E08-A53D-3E8A7BE056D9}" type="pres">
      <dgm:prSet presAssocID="{70E2D9B2-60BE-4623-9C1B-CC1822446274}" presName="parTrans" presStyleLbl="sibTrans2D1" presStyleIdx="3" presStyleCnt="16"/>
      <dgm:spPr/>
      <dgm:t>
        <a:bodyPr/>
        <a:lstStyle/>
        <a:p>
          <a:pPr rtl="1"/>
          <a:endParaRPr lang="he-IL"/>
        </a:p>
      </dgm:t>
    </dgm:pt>
    <dgm:pt modelId="{3170AC78-2295-4237-A2CF-DE29AA7826FC}" type="pres">
      <dgm:prSet presAssocID="{70E2D9B2-60BE-4623-9C1B-CC1822446274}" presName="connectorText" presStyleLbl="sibTrans2D1" presStyleIdx="3" presStyleCnt="16"/>
      <dgm:spPr/>
      <dgm:t>
        <a:bodyPr/>
        <a:lstStyle/>
        <a:p>
          <a:pPr rtl="1"/>
          <a:endParaRPr lang="he-IL"/>
        </a:p>
      </dgm:t>
    </dgm:pt>
    <dgm:pt modelId="{2C0BC8D1-D756-4251-8A4A-2D3F1FCD651E}" type="pres">
      <dgm:prSet presAssocID="{7B1F0EE8-A8EA-4340-A084-C4C615C89489}" presName="node" presStyleLbl="node1" presStyleIdx="3" presStyleCnt="16">
        <dgm:presLayoutVars>
          <dgm:bulletEnabled val="1"/>
        </dgm:presLayoutVars>
      </dgm:prSet>
      <dgm:spPr/>
      <dgm:t>
        <a:bodyPr/>
        <a:lstStyle/>
        <a:p>
          <a:pPr rtl="1"/>
          <a:endParaRPr lang="he-IL"/>
        </a:p>
      </dgm:t>
    </dgm:pt>
    <dgm:pt modelId="{D1D46586-28CF-4F5F-B5FD-65C80D1F041B}" type="pres">
      <dgm:prSet presAssocID="{A9A72588-021D-40D4-BF71-219ADDABF24D}" presName="parTrans" presStyleLbl="sibTrans2D1" presStyleIdx="4" presStyleCnt="16" custLinFactNeighborX="-3344" custLinFactNeighborY="-2394"/>
      <dgm:spPr/>
      <dgm:t>
        <a:bodyPr/>
        <a:lstStyle/>
        <a:p>
          <a:pPr rtl="1"/>
          <a:endParaRPr lang="he-IL"/>
        </a:p>
      </dgm:t>
    </dgm:pt>
    <dgm:pt modelId="{A2ECB813-CBDF-415D-B647-92D025AD7930}" type="pres">
      <dgm:prSet presAssocID="{A9A72588-021D-40D4-BF71-219ADDABF24D}" presName="connectorText" presStyleLbl="sibTrans2D1" presStyleIdx="4" presStyleCnt="16"/>
      <dgm:spPr/>
      <dgm:t>
        <a:bodyPr/>
        <a:lstStyle/>
        <a:p>
          <a:pPr rtl="1"/>
          <a:endParaRPr lang="he-IL"/>
        </a:p>
      </dgm:t>
    </dgm:pt>
    <dgm:pt modelId="{6273E229-0602-4278-81FB-EE9B3709EA0A}" type="pres">
      <dgm:prSet presAssocID="{633BB749-F578-4995-A370-C4BC3F46ACAC}" presName="node" presStyleLbl="node1" presStyleIdx="4" presStyleCnt="16">
        <dgm:presLayoutVars>
          <dgm:bulletEnabled val="1"/>
        </dgm:presLayoutVars>
      </dgm:prSet>
      <dgm:spPr/>
      <dgm:t>
        <a:bodyPr/>
        <a:lstStyle/>
        <a:p>
          <a:pPr rtl="1"/>
          <a:endParaRPr lang="he-IL"/>
        </a:p>
      </dgm:t>
    </dgm:pt>
    <dgm:pt modelId="{3485226D-462F-4E23-9BD9-5E971EA99F1A}" type="pres">
      <dgm:prSet presAssocID="{8F753F30-23E6-42B3-8680-B8606618A52C}" presName="parTrans" presStyleLbl="sibTrans2D1" presStyleIdx="5" presStyleCnt="16"/>
      <dgm:spPr/>
      <dgm:t>
        <a:bodyPr/>
        <a:lstStyle/>
        <a:p>
          <a:pPr rtl="1"/>
          <a:endParaRPr lang="he-IL"/>
        </a:p>
      </dgm:t>
    </dgm:pt>
    <dgm:pt modelId="{F36DA55E-F126-4B14-9968-579A7C5E5157}" type="pres">
      <dgm:prSet presAssocID="{8F753F30-23E6-42B3-8680-B8606618A52C}" presName="connectorText" presStyleLbl="sibTrans2D1" presStyleIdx="5" presStyleCnt="16"/>
      <dgm:spPr/>
      <dgm:t>
        <a:bodyPr/>
        <a:lstStyle/>
        <a:p>
          <a:pPr rtl="1"/>
          <a:endParaRPr lang="he-IL"/>
        </a:p>
      </dgm:t>
    </dgm:pt>
    <dgm:pt modelId="{C9521A1D-FDA2-4757-ACF1-342EDA70E967}" type="pres">
      <dgm:prSet presAssocID="{6347408B-F728-41BA-9E2C-DD606D277C35}" presName="node" presStyleLbl="node1" presStyleIdx="5" presStyleCnt="16">
        <dgm:presLayoutVars>
          <dgm:bulletEnabled val="1"/>
        </dgm:presLayoutVars>
      </dgm:prSet>
      <dgm:spPr/>
      <dgm:t>
        <a:bodyPr/>
        <a:lstStyle/>
        <a:p>
          <a:pPr rtl="1"/>
          <a:endParaRPr lang="he-IL"/>
        </a:p>
      </dgm:t>
    </dgm:pt>
    <dgm:pt modelId="{ABDF541A-9A04-466E-B769-B8FE8D08DA89}" type="pres">
      <dgm:prSet presAssocID="{21048695-5314-4777-A15F-359AC88D59AC}" presName="parTrans" presStyleLbl="sibTrans2D1" presStyleIdx="6" presStyleCnt="16"/>
      <dgm:spPr/>
      <dgm:t>
        <a:bodyPr/>
        <a:lstStyle/>
        <a:p>
          <a:pPr rtl="1"/>
          <a:endParaRPr lang="he-IL"/>
        </a:p>
      </dgm:t>
    </dgm:pt>
    <dgm:pt modelId="{8A3CF2B4-DF5B-4130-BC30-32F3D0148967}" type="pres">
      <dgm:prSet presAssocID="{21048695-5314-4777-A15F-359AC88D59AC}" presName="connectorText" presStyleLbl="sibTrans2D1" presStyleIdx="6" presStyleCnt="16"/>
      <dgm:spPr/>
      <dgm:t>
        <a:bodyPr/>
        <a:lstStyle/>
        <a:p>
          <a:pPr rtl="1"/>
          <a:endParaRPr lang="he-IL"/>
        </a:p>
      </dgm:t>
    </dgm:pt>
    <dgm:pt modelId="{ECD92347-9064-47BD-A4F3-40C1058A0AB9}" type="pres">
      <dgm:prSet presAssocID="{54B535AE-DCD3-4CBF-B2B8-C9C9A7250AFA}" presName="node" presStyleLbl="node1" presStyleIdx="6" presStyleCnt="16">
        <dgm:presLayoutVars>
          <dgm:bulletEnabled val="1"/>
        </dgm:presLayoutVars>
      </dgm:prSet>
      <dgm:spPr/>
      <dgm:t>
        <a:bodyPr/>
        <a:lstStyle/>
        <a:p>
          <a:pPr rtl="1"/>
          <a:endParaRPr lang="he-IL"/>
        </a:p>
      </dgm:t>
    </dgm:pt>
    <dgm:pt modelId="{D35225C8-D5E0-498E-A4F2-110C6C0D31DB}" type="pres">
      <dgm:prSet presAssocID="{B1AB4F13-99A4-4A27-9E5B-5D1951822E03}" presName="parTrans" presStyleLbl="sibTrans2D1" presStyleIdx="7" presStyleCnt="16"/>
      <dgm:spPr/>
      <dgm:t>
        <a:bodyPr/>
        <a:lstStyle/>
        <a:p>
          <a:pPr rtl="1"/>
          <a:endParaRPr lang="he-IL"/>
        </a:p>
      </dgm:t>
    </dgm:pt>
    <dgm:pt modelId="{3E74CFF8-1D8D-47B5-9914-8E703DEB4D64}" type="pres">
      <dgm:prSet presAssocID="{B1AB4F13-99A4-4A27-9E5B-5D1951822E03}" presName="connectorText" presStyleLbl="sibTrans2D1" presStyleIdx="7" presStyleCnt="16"/>
      <dgm:spPr/>
      <dgm:t>
        <a:bodyPr/>
        <a:lstStyle/>
        <a:p>
          <a:pPr rtl="1"/>
          <a:endParaRPr lang="he-IL"/>
        </a:p>
      </dgm:t>
    </dgm:pt>
    <dgm:pt modelId="{F990B71B-5B71-4F24-AAB8-22BA8160C007}" type="pres">
      <dgm:prSet presAssocID="{E7E117F7-CD5F-482F-9C3E-269ED5086CE4}" presName="node" presStyleLbl="node1" presStyleIdx="7" presStyleCnt="16">
        <dgm:presLayoutVars>
          <dgm:bulletEnabled val="1"/>
        </dgm:presLayoutVars>
      </dgm:prSet>
      <dgm:spPr/>
      <dgm:t>
        <a:bodyPr/>
        <a:lstStyle/>
        <a:p>
          <a:pPr rtl="1"/>
          <a:endParaRPr lang="he-IL"/>
        </a:p>
      </dgm:t>
    </dgm:pt>
    <dgm:pt modelId="{5E8D2154-F9FE-438C-AB9C-18D29E1CE9D6}" type="pres">
      <dgm:prSet presAssocID="{7707F4E6-FA1A-43B8-B77F-76D69833D94E}" presName="parTrans" presStyleLbl="sibTrans2D1" presStyleIdx="8" presStyleCnt="16"/>
      <dgm:spPr/>
      <dgm:t>
        <a:bodyPr/>
        <a:lstStyle/>
        <a:p>
          <a:pPr rtl="1"/>
          <a:endParaRPr lang="he-IL"/>
        </a:p>
      </dgm:t>
    </dgm:pt>
    <dgm:pt modelId="{4DF7A6FC-3C06-4A43-82FD-BCDD182BB901}" type="pres">
      <dgm:prSet presAssocID="{7707F4E6-FA1A-43B8-B77F-76D69833D94E}" presName="connectorText" presStyleLbl="sibTrans2D1" presStyleIdx="8" presStyleCnt="16"/>
      <dgm:spPr/>
      <dgm:t>
        <a:bodyPr/>
        <a:lstStyle/>
        <a:p>
          <a:pPr rtl="1"/>
          <a:endParaRPr lang="he-IL"/>
        </a:p>
      </dgm:t>
    </dgm:pt>
    <dgm:pt modelId="{31C6E88F-7238-41F5-8531-925933173288}" type="pres">
      <dgm:prSet presAssocID="{1EF3E5A5-DDF7-4C24-B933-49B49FEBFB92}" presName="node" presStyleLbl="node1" presStyleIdx="8" presStyleCnt="16">
        <dgm:presLayoutVars>
          <dgm:bulletEnabled val="1"/>
        </dgm:presLayoutVars>
      </dgm:prSet>
      <dgm:spPr/>
      <dgm:t>
        <a:bodyPr/>
        <a:lstStyle/>
        <a:p>
          <a:pPr rtl="1"/>
          <a:endParaRPr lang="he-IL"/>
        </a:p>
      </dgm:t>
    </dgm:pt>
    <dgm:pt modelId="{4CE05F8B-6494-4F62-BFA9-559E1A893BF0}" type="pres">
      <dgm:prSet presAssocID="{89B8CC66-6813-4B54-8179-B0D9EB95C43A}" presName="parTrans" presStyleLbl="sibTrans2D1" presStyleIdx="9" presStyleCnt="16"/>
      <dgm:spPr/>
      <dgm:t>
        <a:bodyPr/>
        <a:lstStyle/>
        <a:p>
          <a:pPr rtl="1"/>
          <a:endParaRPr lang="he-IL"/>
        </a:p>
      </dgm:t>
    </dgm:pt>
    <dgm:pt modelId="{8F9B60BE-0AAD-4B5C-92B0-076E0774B2E9}" type="pres">
      <dgm:prSet presAssocID="{89B8CC66-6813-4B54-8179-B0D9EB95C43A}" presName="connectorText" presStyleLbl="sibTrans2D1" presStyleIdx="9" presStyleCnt="16"/>
      <dgm:spPr/>
      <dgm:t>
        <a:bodyPr/>
        <a:lstStyle/>
        <a:p>
          <a:pPr rtl="1"/>
          <a:endParaRPr lang="he-IL"/>
        </a:p>
      </dgm:t>
    </dgm:pt>
    <dgm:pt modelId="{57B8ED6D-AAE0-4401-91F5-A23041AE9D41}" type="pres">
      <dgm:prSet presAssocID="{D5D7FAD3-A57B-4BFF-908E-2C3626B156CB}" presName="node" presStyleLbl="node1" presStyleIdx="9" presStyleCnt="16">
        <dgm:presLayoutVars>
          <dgm:bulletEnabled val="1"/>
        </dgm:presLayoutVars>
      </dgm:prSet>
      <dgm:spPr/>
      <dgm:t>
        <a:bodyPr/>
        <a:lstStyle/>
        <a:p>
          <a:pPr rtl="1"/>
          <a:endParaRPr lang="he-IL"/>
        </a:p>
      </dgm:t>
    </dgm:pt>
    <dgm:pt modelId="{17C4B0B7-3B73-41C7-8D2D-9FA5941559B0}" type="pres">
      <dgm:prSet presAssocID="{52F5B2E4-9494-4B67-896F-24ECBA5560D2}" presName="parTrans" presStyleLbl="sibTrans2D1" presStyleIdx="10" presStyleCnt="16"/>
      <dgm:spPr/>
      <dgm:t>
        <a:bodyPr/>
        <a:lstStyle/>
        <a:p>
          <a:pPr rtl="1"/>
          <a:endParaRPr lang="he-IL"/>
        </a:p>
      </dgm:t>
    </dgm:pt>
    <dgm:pt modelId="{1637D50B-639C-44C9-A347-CC24AE6E9B66}" type="pres">
      <dgm:prSet presAssocID="{52F5B2E4-9494-4B67-896F-24ECBA5560D2}" presName="connectorText" presStyleLbl="sibTrans2D1" presStyleIdx="10" presStyleCnt="16"/>
      <dgm:spPr/>
      <dgm:t>
        <a:bodyPr/>
        <a:lstStyle/>
        <a:p>
          <a:pPr rtl="1"/>
          <a:endParaRPr lang="he-IL"/>
        </a:p>
      </dgm:t>
    </dgm:pt>
    <dgm:pt modelId="{18BB1F75-4C1E-4F7F-9D94-9310A8EE14BB}" type="pres">
      <dgm:prSet presAssocID="{545D2F40-CAF7-437E-92AA-3737255C4486}" presName="node" presStyleLbl="node1" presStyleIdx="10" presStyleCnt="16">
        <dgm:presLayoutVars>
          <dgm:bulletEnabled val="1"/>
        </dgm:presLayoutVars>
      </dgm:prSet>
      <dgm:spPr/>
      <dgm:t>
        <a:bodyPr/>
        <a:lstStyle/>
        <a:p>
          <a:pPr rtl="1"/>
          <a:endParaRPr lang="he-IL"/>
        </a:p>
      </dgm:t>
    </dgm:pt>
    <dgm:pt modelId="{FE67C3FB-56E6-4CFE-B96F-BD57D02584F1}" type="pres">
      <dgm:prSet presAssocID="{E20D9483-7632-4D65-9EAB-3B0AA27436AE}" presName="parTrans" presStyleLbl="sibTrans2D1" presStyleIdx="11" presStyleCnt="16"/>
      <dgm:spPr/>
      <dgm:t>
        <a:bodyPr/>
        <a:lstStyle/>
        <a:p>
          <a:pPr rtl="1"/>
          <a:endParaRPr lang="he-IL"/>
        </a:p>
      </dgm:t>
    </dgm:pt>
    <dgm:pt modelId="{074CD2B1-78E3-4720-9BE8-FA87E67D12EE}" type="pres">
      <dgm:prSet presAssocID="{E20D9483-7632-4D65-9EAB-3B0AA27436AE}" presName="connectorText" presStyleLbl="sibTrans2D1" presStyleIdx="11" presStyleCnt="16"/>
      <dgm:spPr/>
      <dgm:t>
        <a:bodyPr/>
        <a:lstStyle/>
        <a:p>
          <a:pPr rtl="1"/>
          <a:endParaRPr lang="he-IL"/>
        </a:p>
      </dgm:t>
    </dgm:pt>
    <dgm:pt modelId="{5F005ADE-B510-4212-AF5E-46E6FDFCC485}" type="pres">
      <dgm:prSet presAssocID="{6BD473B4-CD0B-4D09-85E6-56DF35D5F3E0}" presName="node" presStyleLbl="node1" presStyleIdx="11" presStyleCnt="16">
        <dgm:presLayoutVars>
          <dgm:bulletEnabled val="1"/>
        </dgm:presLayoutVars>
      </dgm:prSet>
      <dgm:spPr/>
      <dgm:t>
        <a:bodyPr/>
        <a:lstStyle/>
        <a:p>
          <a:pPr rtl="1"/>
          <a:endParaRPr lang="he-IL"/>
        </a:p>
      </dgm:t>
    </dgm:pt>
    <dgm:pt modelId="{A8BD01C9-46DA-4B97-A38B-F52106055ACB}" type="pres">
      <dgm:prSet presAssocID="{79FBFDD6-4E04-4138-BF72-E598AA6332DE}" presName="parTrans" presStyleLbl="sibTrans2D1" presStyleIdx="12" presStyleCnt="16"/>
      <dgm:spPr/>
      <dgm:t>
        <a:bodyPr/>
        <a:lstStyle/>
        <a:p>
          <a:pPr rtl="1"/>
          <a:endParaRPr lang="he-IL"/>
        </a:p>
      </dgm:t>
    </dgm:pt>
    <dgm:pt modelId="{12485FAD-379E-4584-801B-C261C3288F8E}" type="pres">
      <dgm:prSet presAssocID="{79FBFDD6-4E04-4138-BF72-E598AA6332DE}" presName="connectorText" presStyleLbl="sibTrans2D1" presStyleIdx="12" presStyleCnt="16"/>
      <dgm:spPr/>
      <dgm:t>
        <a:bodyPr/>
        <a:lstStyle/>
        <a:p>
          <a:pPr rtl="1"/>
          <a:endParaRPr lang="he-IL"/>
        </a:p>
      </dgm:t>
    </dgm:pt>
    <dgm:pt modelId="{C6952A73-0318-40CA-8B4F-82270C3FF974}" type="pres">
      <dgm:prSet presAssocID="{7433083E-8B3C-4B92-9AB3-036BBAC12532}" presName="node" presStyleLbl="node1" presStyleIdx="12" presStyleCnt="16">
        <dgm:presLayoutVars>
          <dgm:bulletEnabled val="1"/>
        </dgm:presLayoutVars>
      </dgm:prSet>
      <dgm:spPr/>
      <dgm:t>
        <a:bodyPr/>
        <a:lstStyle/>
        <a:p>
          <a:pPr rtl="1"/>
          <a:endParaRPr lang="he-IL"/>
        </a:p>
      </dgm:t>
    </dgm:pt>
    <dgm:pt modelId="{AF75D7C3-A8C2-4A17-B57A-CF148E3C1A32}" type="pres">
      <dgm:prSet presAssocID="{9477363E-2EF2-422F-8394-FE5644FFB0DA}" presName="parTrans" presStyleLbl="sibTrans2D1" presStyleIdx="13" presStyleCnt="16"/>
      <dgm:spPr/>
      <dgm:t>
        <a:bodyPr/>
        <a:lstStyle/>
        <a:p>
          <a:pPr rtl="1"/>
          <a:endParaRPr lang="he-IL"/>
        </a:p>
      </dgm:t>
    </dgm:pt>
    <dgm:pt modelId="{59EE724D-FEF2-4170-9E58-71C52800A5A8}" type="pres">
      <dgm:prSet presAssocID="{9477363E-2EF2-422F-8394-FE5644FFB0DA}" presName="connectorText" presStyleLbl="sibTrans2D1" presStyleIdx="13" presStyleCnt="16"/>
      <dgm:spPr/>
      <dgm:t>
        <a:bodyPr/>
        <a:lstStyle/>
        <a:p>
          <a:pPr rtl="1"/>
          <a:endParaRPr lang="he-IL"/>
        </a:p>
      </dgm:t>
    </dgm:pt>
    <dgm:pt modelId="{0FFC9D9F-A046-46B2-968B-514A7B282595}" type="pres">
      <dgm:prSet presAssocID="{9CC971F5-2CC6-4686-A123-EF90D7D8B48F}" presName="node" presStyleLbl="node1" presStyleIdx="13" presStyleCnt="16">
        <dgm:presLayoutVars>
          <dgm:bulletEnabled val="1"/>
        </dgm:presLayoutVars>
      </dgm:prSet>
      <dgm:spPr/>
      <dgm:t>
        <a:bodyPr/>
        <a:lstStyle/>
        <a:p>
          <a:pPr rtl="1"/>
          <a:endParaRPr lang="he-IL"/>
        </a:p>
      </dgm:t>
    </dgm:pt>
    <dgm:pt modelId="{082FAD3A-9B47-4D50-B654-38B4179F9C2D}" type="pres">
      <dgm:prSet presAssocID="{2411AF07-6EAC-4569-89C0-4AA1F1E588D8}" presName="parTrans" presStyleLbl="sibTrans2D1" presStyleIdx="14" presStyleCnt="16"/>
      <dgm:spPr/>
      <dgm:t>
        <a:bodyPr/>
        <a:lstStyle/>
        <a:p>
          <a:pPr rtl="1"/>
          <a:endParaRPr lang="he-IL"/>
        </a:p>
      </dgm:t>
    </dgm:pt>
    <dgm:pt modelId="{398D2763-990A-4A56-A8CF-C98B552B4119}" type="pres">
      <dgm:prSet presAssocID="{2411AF07-6EAC-4569-89C0-4AA1F1E588D8}" presName="connectorText" presStyleLbl="sibTrans2D1" presStyleIdx="14" presStyleCnt="16"/>
      <dgm:spPr/>
      <dgm:t>
        <a:bodyPr/>
        <a:lstStyle/>
        <a:p>
          <a:pPr rtl="1"/>
          <a:endParaRPr lang="he-IL"/>
        </a:p>
      </dgm:t>
    </dgm:pt>
    <dgm:pt modelId="{F9C58642-A08F-44B8-B45F-D1C60679F067}" type="pres">
      <dgm:prSet presAssocID="{F0E001F7-E058-4BDB-A488-342817566795}" presName="node" presStyleLbl="node1" presStyleIdx="14" presStyleCnt="16">
        <dgm:presLayoutVars>
          <dgm:bulletEnabled val="1"/>
        </dgm:presLayoutVars>
      </dgm:prSet>
      <dgm:spPr/>
      <dgm:t>
        <a:bodyPr/>
        <a:lstStyle/>
        <a:p>
          <a:pPr rtl="1"/>
          <a:endParaRPr lang="he-IL"/>
        </a:p>
      </dgm:t>
    </dgm:pt>
    <dgm:pt modelId="{D57CADED-1AE0-4079-855B-70B2917CF785}" type="pres">
      <dgm:prSet presAssocID="{AD87C1B9-F41A-49AA-9AA8-3C077D562BF4}" presName="parTrans" presStyleLbl="sibTrans2D1" presStyleIdx="15" presStyleCnt="16"/>
      <dgm:spPr/>
      <dgm:t>
        <a:bodyPr/>
        <a:lstStyle/>
        <a:p>
          <a:pPr rtl="1"/>
          <a:endParaRPr lang="he-IL"/>
        </a:p>
      </dgm:t>
    </dgm:pt>
    <dgm:pt modelId="{DCFBE208-C1FB-4148-A8DE-80B0A5BCCCDF}" type="pres">
      <dgm:prSet presAssocID="{AD87C1B9-F41A-49AA-9AA8-3C077D562BF4}" presName="connectorText" presStyleLbl="sibTrans2D1" presStyleIdx="15" presStyleCnt="16"/>
      <dgm:spPr/>
      <dgm:t>
        <a:bodyPr/>
        <a:lstStyle/>
        <a:p>
          <a:pPr rtl="1"/>
          <a:endParaRPr lang="he-IL"/>
        </a:p>
      </dgm:t>
    </dgm:pt>
    <dgm:pt modelId="{1135CD7C-937B-4E1E-8C73-5E35286DD666}" type="pres">
      <dgm:prSet presAssocID="{BA4050A4-48A9-42DE-B2E2-58F50CC23725}" presName="node" presStyleLbl="node1" presStyleIdx="15" presStyleCnt="16">
        <dgm:presLayoutVars>
          <dgm:bulletEnabled val="1"/>
        </dgm:presLayoutVars>
      </dgm:prSet>
      <dgm:spPr/>
      <dgm:t>
        <a:bodyPr/>
        <a:lstStyle/>
        <a:p>
          <a:pPr rtl="1"/>
          <a:endParaRPr lang="he-IL"/>
        </a:p>
      </dgm:t>
    </dgm:pt>
  </dgm:ptLst>
  <dgm:cxnLst>
    <dgm:cxn modelId="{FF3698CF-0CC8-413E-AC76-630E4C177515}" type="presOf" srcId="{8F753F30-23E6-42B3-8680-B8606618A52C}" destId="{3485226D-462F-4E23-9BD9-5E971EA99F1A}" srcOrd="0" destOrd="0" presId="urn:microsoft.com/office/officeart/2005/8/layout/radial5"/>
    <dgm:cxn modelId="{DAF9CF43-2825-4D75-92DB-032F9FBC982B}" type="presOf" srcId="{E42D27BB-E6DD-47DD-852B-26D89AFE7746}" destId="{06F464AB-A5ED-43A7-9F6A-6D7C0A3A70BA}" srcOrd="0" destOrd="0" presId="urn:microsoft.com/office/officeart/2005/8/layout/radial5"/>
    <dgm:cxn modelId="{90964EEC-3AFA-487C-B187-85D74FCC0D3B}" type="presOf" srcId="{7B1F0EE8-A8EA-4340-A084-C4C615C89489}" destId="{2C0BC8D1-D756-4251-8A4A-2D3F1FCD651E}" srcOrd="0" destOrd="0" presId="urn:microsoft.com/office/officeart/2005/8/layout/radial5"/>
    <dgm:cxn modelId="{3AAFC5D2-E5B1-4D0C-B612-B48B81D1B2F4}" type="presOf" srcId="{7433083E-8B3C-4B92-9AB3-036BBAC12532}" destId="{C6952A73-0318-40CA-8B4F-82270C3FF974}" srcOrd="0" destOrd="0" presId="urn:microsoft.com/office/officeart/2005/8/layout/radial5"/>
    <dgm:cxn modelId="{E7EBCEEB-CA22-45FE-BEC7-9BDC3F5CBC28}" type="presOf" srcId="{8F753F30-23E6-42B3-8680-B8606618A52C}" destId="{F36DA55E-F126-4B14-9968-579A7C5E5157}" srcOrd="1" destOrd="0" presId="urn:microsoft.com/office/officeart/2005/8/layout/radial5"/>
    <dgm:cxn modelId="{EB13FDF9-E757-4B20-9FB9-8F53844A6902}" type="presOf" srcId="{B1AB4F13-99A4-4A27-9E5B-5D1951822E03}" destId="{3E74CFF8-1D8D-47B5-9914-8E703DEB4D64}" srcOrd="1" destOrd="0" presId="urn:microsoft.com/office/officeart/2005/8/layout/radial5"/>
    <dgm:cxn modelId="{52A96747-F3E4-472E-91AD-F01EE9973C1A}" type="presOf" srcId="{7C358703-9C89-4521-9A85-AED807E0BE81}" destId="{4502596C-1E3A-46E1-A4C2-455273ED7396}" srcOrd="0" destOrd="0" presId="urn:microsoft.com/office/officeart/2005/8/layout/radial5"/>
    <dgm:cxn modelId="{B2DEB904-A64D-46F2-809D-2A268BFCF11B}" srcId="{02977AFD-1A51-4AED-94D6-168817DCC2D5}" destId="{6BD473B4-CD0B-4D09-85E6-56DF35D5F3E0}" srcOrd="11" destOrd="0" parTransId="{E20D9483-7632-4D65-9EAB-3B0AA27436AE}" sibTransId="{726A47B5-19EC-4E86-A4AB-61B84C13D8DA}"/>
    <dgm:cxn modelId="{D2297431-A7A9-4870-A944-681763F4B875}" srcId="{02977AFD-1A51-4AED-94D6-168817DCC2D5}" destId="{1EF3E5A5-DDF7-4C24-B933-49B49FEBFB92}" srcOrd="8" destOrd="0" parTransId="{7707F4E6-FA1A-43B8-B77F-76D69833D94E}" sibTransId="{93B1B4DE-8172-40FC-A941-2BED43893C7D}"/>
    <dgm:cxn modelId="{701D0E39-3804-49DD-B49F-47BD620254F4}" srcId="{02977AFD-1A51-4AED-94D6-168817DCC2D5}" destId="{7B1F0EE8-A8EA-4340-A084-C4C615C89489}" srcOrd="3" destOrd="0" parTransId="{70E2D9B2-60BE-4623-9C1B-CC1822446274}" sibTransId="{1D07B785-2BF8-43EB-B4EE-F939E129F31D}"/>
    <dgm:cxn modelId="{62F4BF34-2180-4F39-B8AC-3089AFB31D26}" type="presOf" srcId="{79FBFDD6-4E04-4138-BF72-E598AA6332DE}" destId="{12485FAD-379E-4584-801B-C261C3288F8E}" srcOrd="1" destOrd="0" presId="urn:microsoft.com/office/officeart/2005/8/layout/radial5"/>
    <dgm:cxn modelId="{B1387F37-2F2B-4FAB-BA6E-57FB6285FF55}" srcId="{02977AFD-1A51-4AED-94D6-168817DCC2D5}" destId="{222A6190-8065-4E12-889C-203146864305}" srcOrd="1" destOrd="0" parTransId="{5B2363DA-1901-40A0-8804-7A1275BCB76D}" sibTransId="{E914EC37-E56A-41AC-B811-C847C8264FD2}"/>
    <dgm:cxn modelId="{671B2003-B235-45A8-B766-D12E47D86823}" type="presOf" srcId="{79FBFDD6-4E04-4138-BF72-E598AA6332DE}" destId="{A8BD01C9-46DA-4B97-A38B-F52106055ACB}" srcOrd="0" destOrd="0" presId="urn:microsoft.com/office/officeart/2005/8/layout/radial5"/>
    <dgm:cxn modelId="{1E269C29-4139-4BC8-B915-47B428360066}" type="presOf" srcId="{B1AB4F13-99A4-4A27-9E5B-5D1951822E03}" destId="{D35225C8-D5E0-498E-A4F2-110C6C0D31DB}" srcOrd="0" destOrd="0" presId="urn:microsoft.com/office/officeart/2005/8/layout/radial5"/>
    <dgm:cxn modelId="{D8BDEE24-23B4-4715-8EBE-8F2B2644A11C}" type="presOf" srcId="{6BD473B4-CD0B-4D09-85E6-56DF35D5F3E0}" destId="{5F005ADE-B510-4212-AF5E-46E6FDFCC485}" srcOrd="0" destOrd="0" presId="urn:microsoft.com/office/officeart/2005/8/layout/radial5"/>
    <dgm:cxn modelId="{42F5CE93-809A-48B1-A85E-F15EFA4CAB31}" type="presOf" srcId="{70E2D9B2-60BE-4623-9C1B-CC1822446274}" destId="{EF7B9451-D564-4E08-A53D-3E8A7BE056D9}" srcOrd="0" destOrd="0" presId="urn:microsoft.com/office/officeart/2005/8/layout/radial5"/>
    <dgm:cxn modelId="{F9DD06AA-E49E-4970-AFB3-93C1AC4FA827}" srcId="{02977AFD-1A51-4AED-94D6-168817DCC2D5}" destId="{9CC971F5-2CC6-4686-A123-EF90D7D8B48F}" srcOrd="13" destOrd="0" parTransId="{9477363E-2EF2-422F-8394-FE5644FFB0DA}" sibTransId="{4DCFB319-E78C-4CC9-840A-89897CD0550C}"/>
    <dgm:cxn modelId="{B81FD1DA-A9FB-4E62-AAB0-17CF90E7EF4C}" type="presOf" srcId="{5B2363DA-1901-40A0-8804-7A1275BCB76D}" destId="{9D8635EF-D30A-49A8-807B-14510F3BA362}" srcOrd="1" destOrd="0" presId="urn:microsoft.com/office/officeart/2005/8/layout/radial5"/>
    <dgm:cxn modelId="{64FB0B53-4DD3-4421-9307-C0802036A01A}" srcId="{02977AFD-1A51-4AED-94D6-168817DCC2D5}" destId="{48944377-847D-43E4-914D-418AAD874DD7}" srcOrd="2" destOrd="0" parTransId="{6B242C02-BEEA-4CA9-91A3-54ABB09EBF7C}" sibTransId="{AA3010D3-3D16-499B-9C75-484C9DFAA28F}"/>
    <dgm:cxn modelId="{08AAE725-A732-4172-90D5-48525EC7C901}" type="presOf" srcId="{E20D9483-7632-4D65-9EAB-3B0AA27436AE}" destId="{074CD2B1-78E3-4720-9BE8-FA87E67D12EE}" srcOrd="1" destOrd="0" presId="urn:microsoft.com/office/officeart/2005/8/layout/radial5"/>
    <dgm:cxn modelId="{B943EDE2-0512-49CD-A027-84E3FA915C2D}" type="presOf" srcId="{F0E001F7-E058-4BDB-A488-342817566795}" destId="{F9C58642-A08F-44B8-B45F-D1C60679F067}" srcOrd="0" destOrd="0" presId="urn:microsoft.com/office/officeart/2005/8/layout/radial5"/>
    <dgm:cxn modelId="{3B5A97E2-3F35-4602-9BFD-637B565A12C9}" type="presOf" srcId="{2411AF07-6EAC-4569-89C0-4AA1F1E588D8}" destId="{082FAD3A-9B47-4D50-B654-38B4179F9C2D}" srcOrd="0" destOrd="0" presId="urn:microsoft.com/office/officeart/2005/8/layout/radial5"/>
    <dgm:cxn modelId="{71FB6002-94FF-434A-9B71-8BDFE035C446}" type="presOf" srcId="{5B2363DA-1901-40A0-8804-7A1275BCB76D}" destId="{E4F3EAC1-46DA-40F0-80FE-A88F8913A435}" srcOrd="0" destOrd="0" presId="urn:microsoft.com/office/officeart/2005/8/layout/radial5"/>
    <dgm:cxn modelId="{0F6302FA-4636-4798-A9CD-5C573DC5985F}" srcId="{02977AFD-1A51-4AED-94D6-168817DCC2D5}" destId="{545D2F40-CAF7-437E-92AA-3737255C4486}" srcOrd="10" destOrd="0" parTransId="{52F5B2E4-9494-4B67-896F-24ECBA5560D2}" sibTransId="{EEF7983B-33D3-4EB2-AF30-4ACC9F907CA1}"/>
    <dgm:cxn modelId="{9DD688D1-0F2C-4448-8B8A-E062A9AB0809}" srcId="{02977AFD-1A51-4AED-94D6-168817DCC2D5}" destId="{D5D7FAD3-A57B-4BFF-908E-2C3626B156CB}" srcOrd="9" destOrd="0" parTransId="{89B8CC66-6813-4B54-8179-B0D9EB95C43A}" sibTransId="{E931D2E0-5C49-4A4F-B6E1-449EB7BC2C63}"/>
    <dgm:cxn modelId="{315AD928-9BF9-421D-B588-644459640DA4}" type="presOf" srcId="{9CC971F5-2CC6-4686-A123-EF90D7D8B48F}" destId="{0FFC9D9F-A046-46B2-968B-514A7B282595}" srcOrd="0" destOrd="0" presId="urn:microsoft.com/office/officeart/2005/8/layout/radial5"/>
    <dgm:cxn modelId="{2A32BCBB-1452-4C43-8C89-7DFBB516D11A}" srcId="{02977AFD-1A51-4AED-94D6-168817DCC2D5}" destId="{F0E001F7-E058-4BDB-A488-342817566795}" srcOrd="14" destOrd="0" parTransId="{2411AF07-6EAC-4569-89C0-4AA1F1E588D8}" sibTransId="{FB2176CA-F3BC-4C1A-A61F-1C8B9C233B75}"/>
    <dgm:cxn modelId="{9BB54193-31BF-4930-A3FB-2BF1D688A3CE}" type="presOf" srcId="{AD87C1B9-F41A-49AA-9AA8-3C077D562BF4}" destId="{DCFBE208-C1FB-4148-A8DE-80B0A5BCCCDF}" srcOrd="1" destOrd="0" presId="urn:microsoft.com/office/officeart/2005/8/layout/radial5"/>
    <dgm:cxn modelId="{954EB1DE-0C81-4237-B838-FD14B713DEC3}" type="presOf" srcId="{D5D7FAD3-A57B-4BFF-908E-2C3626B156CB}" destId="{57B8ED6D-AAE0-4401-91F5-A23041AE9D41}" srcOrd="0" destOrd="0" presId="urn:microsoft.com/office/officeart/2005/8/layout/radial5"/>
    <dgm:cxn modelId="{9F440E41-A6BB-4381-A72A-2A596FF593DB}" srcId="{02977AFD-1A51-4AED-94D6-168817DCC2D5}" destId="{BA4050A4-48A9-42DE-B2E2-58F50CC23725}" srcOrd="15" destOrd="0" parTransId="{AD87C1B9-F41A-49AA-9AA8-3C077D562BF4}" sibTransId="{EF907700-3091-418B-8EC5-E364C5FE9ACE}"/>
    <dgm:cxn modelId="{2654C78D-B9EC-4A11-AA00-FD978342D8DE}" type="presOf" srcId="{02977AFD-1A51-4AED-94D6-168817DCC2D5}" destId="{3701945F-0EA3-4A02-9190-4B34E8A0865F}" srcOrd="0" destOrd="0" presId="urn:microsoft.com/office/officeart/2005/8/layout/radial5"/>
    <dgm:cxn modelId="{EB8C3E26-7E78-4BE5-91E5-FCB0C52B4C9B}" type="presOf" srcId="{645CEB3D-703F-4839-A296-68A74AF4B853}" destId="{173FB1C6-5359-47CD-8822-90CEC823B466}" srcOrd="1" destOrd="0" presId="urn:microsoft.com/office/officeart/2005/8/layout/radial5"/>
    <dgm:cxn modelId="{797CA9D5-3ACB-419F-9A41-CDA622A07AB8}" type="presOf" srcId="{A9A72588-021D-40D4-BF71-219ADDABF24D}" destId="{D1D46586-28CF-4F5F-B5FD-65C80D1F041B}" srcOrd="0" destOrd="0" presId="urn:microsoft.com/office/officeart/2005/8/layout/radial5"/>
    <dgm:cxn modelId="{933622CC-9D1E-4824-B77E-6AB030B8AE89}" type="presOf" srcId="{6B242C02-BEEA-4CA9-91A3-54ABB09EBF7C}" destId="{E21CDF56-7123-4C87-8B2F-8BA8E9E1B4AC}" srcOrd="1" destOrd="0" presId="urn:microsoft.com/office/officeart/2005/8/layout/radial5"/>
    <dgm:cxn modelId="{F309144C-DC0D-4533-8049-3D75D6708A0D}" srcId="{02977AFD-1A51-4AED-94D6-168817DCC2D5}" destId="{6347408B-F728-41BA-9E2C-DD606D277C35}" srcOrd="5" destOrd="0" parTransId="{8F753F30-23E6-42B3-8680-B8606618A52C}" sibTransId="{8DE6FB14-606E-4483-AFC3-EF85F9212E38}"/>
    <dgm:cxn modelId="{4887E9E8-4374-4080-B348-0961F94A7C7C}" type="presOf" srcId="{222A6190-8065-4E12-889C-203146864305}" destId="{71AB2064-359C-4B23-A06B-BE0C635A9975}" srcOrd="0" destOrd="0" presId="urn:microsoft.com/office/officeart/2005/8/layout/radial5"/>
    <dgm:cxn modelId="{F75984B3-0E0A-4E7E-9D41-DAF374E2C4D6}" type="presOf" srcId="{7707F4E6-FA1A-43B8-B77F-76D69833D94E}" destId="{5E8D2154-F9FE-438C-AB9C-18D29E1CE9D6}" srcOrd="0" destOrd="0" presId="urn:microsoft.com/office/officeart/2005/8/layout/radial5"/>
    <dgm:cxn modelId="{9746303D-8CF1-481A-8740-2D6DE891ED52}" type="presOf" srcId="{89B8CC66-6813-4B54-8179-B0D9EB95C43A}" destId="{8F9B60BE-0AAD-4B5C-92B0-076E0774B2E9}" srcOrd="1" destOrd="0" presId="urn:microsoft.com/office/officeart/2005/8/layout/radial5"/>
    <dgm:cxn modelId="{18059650-2A5C-4F7C-BA45-3B26FD038BE2}" type="presOf" srcId="{21048695-5314-4777-A15F-359AC88D59AC}" destId="{ABDF541A-9A04-466E-B769-B8FE8D08DA89}" srcOrd="0" destOrd="0" presId="urn:microsoft.com/office/officeart/2005/8/layout/radial5"/>
    <dgm:cxn modelId="{90ABDF9E-DB38-48B1-A856-AF967C873CBD}" type="presOf" srcId="{AD87C1B9-F41A-49AA-9AA8-3C077D562BF4}" destId="{D57CADED-1AE0-4079-855B-70B2917CF785}" srcOrd="0" destOrd="0" presId="urn:microsoft.com/office/officeart/2005/8/layout/radial5"/>
    <dgm:cxn modelId="{597EBC26-8586-4403-86AB-04161E7BCB07}" srcId="{02977AFD-1A51-4AED-94D6-168817DCC2D5}" destId="{7C358703-9C89-4521-9A85-AED807E0BE81}" srcOrd="0" destOrd="0" parTransId="{645CEB3D-703F-4839-A296-68A74AF4B853}" sibTransId="{53B4C8CD-2C19-41AA-8FF6-B959D4D3CAEF}"/>
    <dgm:cxn modelId="{B294FE02-52A5-4277-B3B2-2CAB5AE23A6A}" type="presOf" srcId="{2411AF07-6EAC-4569-89C0-4AA1F1E588D8}" destId="{398D2763-990A-4A56-A8CF-C98B552B4119}" srcOrd="1" destOrd="0" presId="urn:microsoft.com/office/officeart/2005/8/layout/radial5"/>
    <dgm:cxn modelId="{F57978EA-C0E8-4BF4-8627-20041E76E35F}" type="presOf" srcId="{21048695-5314-4777-A15F-359AC88D59AC}" destId="{8A3CF2B4-DF5B-4130-BC30-32F3D0148967}" srcOrd="1" destOrd="0" presId="urn:microsoft.com/office/officeart/2005/8/layout/radial5"/>
    <dgm:cxn modelId="{8CC7954E-544E-42D0-990F-EB4B33C2FF66}" type="presOf" srcId="{BA4050A4-48A9-42DE-B2E2-58F50CC23725}" destId="{1135CD7C-937B-4E1E-8C73-5E35286DD666}" srcOrd="0" destOrd="0" presId="urn:microsoft.com/office/officeart/2005/8/layout/radial5"/>
    <dgm:cxn modelId="{558B94B4-1193-4673-A977-C2AA1C6EDB84}" type="presOf" srcId="{645CEB3D-703F-4839-A296-68A74AF4B853}" destId="{3851AA56-9B7D-4EF6-81FF-019CD860A8C4}" srcOrd="0" destOrd="0" presId="urn:microsoft.com/office/officeart/2005/8/layout/radial5"/>
    <dgm:cxn modelId="{5C3E3B05-E7D9-486F-90DB-4D7D4071CBF5}" srcId="{02977AFD-1A51-4AED-94D6-168817DCC2D5}" destId="{7433083E-8B3C-4B92-9AB3-036BBAC12532}" srcOrd="12" destOrd="0" parTransId="{79FBFDD6-4E04-4138-BF72-E598AA6332DE}" sibTransId="{BB7C82A3-4956-4D0D-92F7-593A2711E52D}"/>
    <dgm:cxn modelId="{38984017-8974-4080-A2C2-EDA95A16D7E7}" srcId="{02977AFD-1A51-4AED-94D6-168817DCC2D5}" destId="{54B535AE-DCD3-4CBF-B2B8-C9C9A7250AFA}" srcOrd="6" destOrd="0" parTransId="{21048695-5314-4777-A15F-359AC88D59AC}" sibTransId="{F97857A9-F0E9-45F9-9A27-27961E0BE8ED}"/>
    <dgm:cxn modelId="{6A9FD755-0EAF-481C-A518-2FEC44A837BE}" type="presOf" srcId="{70E2D9B2-60BE-4623-9C1B-CC1822446274}" destId="{3170AC78-2295-4237-A2CF-DE29AA7826FC}" srcOrd="1" destOrd="0" presId="urn:microsoft.com/office/officeart/2005/8/layout/radial5"/>
    <dgm:cxn modelId="{28EF8F48-FAB3-4C7B-901A-57C3B8C506B3}" type="presOf" srcId="{52F5B2E4-9494-4B67-896F-24ECBA5560D2}" destId="{1637D50B-639C-44C9-A347-CC24AE6E9B66}" srcOrd="1" destOrd="0" presId="urn:microsoft.com/office/officeart/2005/8/layout/radial5"/>
    <dgm:cxn modelId="{88331BA1-8A25-4742-B83D-E07BDB8A74E5}" type="presOf" srcId="{52F5B2E4-9494-4B67-896F-24ECBA5560D2}" destId="{17C4B0B7-3B73-41C7-8D2D-9FA5941559B0}" srcOrd="0" destOrd="0" presId="urn:microsoft.com/office/officeart/2005/8/layout/radial5"/>
    <dgm:cxn modelId="{631FFF9B-3CAB-41AF-8AE9-199AA5F946C1}" type="presOf" srcId="{633BB749-F578-4995-A370-C4BC3F46ACAC}" destId="{6273E229-0602-4278-81FB-EE9B3709EA0A}" srcOrd="0" destOrd="0" presId="urn:microsoft.com/office/officeart/2005/8/layout/radial5"/>
    <dgm:cxn modelId="{6468E0B2-23EB-4E86-8E07-94351CF722DB}" type="presOf" srcId="{E20D9483-7632-4D65-9EAB-3B0AA27436AE}" destId="{FE67C3FB-56E6-4CFE-B96F-BD57D02584F1}" srcOrd="0" destOrd="0" presId="urn:microsoft.com/office/officeart/2005/8/layout/radial5"/>
    <dgm:cxn modelId="{5761D83F-FDEE-44D1-8C98-30F33E465514}" type="presOf" srcId="{89B8CC66-6813-4B54-8179-B0D9EB95C43A}" destId="{4CE05F8B-6494-4F62-BFA9-559E1A893BF0}" srcOrd="0" destOrd="0" presId="urn:microsoft.com/office/officeart/2005/8/layout/radial5"/>
    <dgm:cxn modelId="{4FB2F52F-F7BB-4303-A0E0-A9CA2C26066B}" type="presOf" srcId="{9477363E-2EF2-422F-8394-FE5644FFB0DA}" destId="{59EE724D-FEF2-4170-9E58-71C52800A5A8}" srcOrd="1" destOrd="0" presId="urn:microsoft.com/office/officeart/2005/8/layout/radial5"/>
    <dgm:cxn modelId="{56D803B5-A3BE-4DA5-B12D-EC7D7DA7CC92}" type="presOf" srcId="{9477363E-2EF2-422F-8394-FE5644FFB0DA}" destId="{AF75D7C3-A8C2-4A17-B57A-CF148E3C1A32}" srcOrd="0" destOrd="0" presId="urn:microsoft.com/office/officeart/2005/8/layout/radial5"/>
    <dgm:cxn modelId="{0B9A2CD8-4918-4AD7-8F99-5EEA9F64320D}" type="presOf" srcId="{1EF3E5A5-DDF7-4C24-B933-49B49FEBFB92}" destId="{31C6E88F-7238-41F5-8531-925933173288}" srcOrd="0" destOrd="0" presId="urn:microsoft.com/office/officeart/2005/8/layout/radial5"/>
    <dgm:cxn modelId="{D29F6F3E-FAA8-4955-B124-18AC8AD0C9F4}" srcId="{02977AFD-1A51-4AED-94D6-168817DCC2D5}" destId="{633BB749-F578-4995-A370-C4BC3F46ACAC}" srcOrd="4" destOrd="0" parTransId="{A9A72588-021D-40D4-BF71-219ADDABF24D}" sibTransId="{DF50A314-A512-43C8-BB82-777A288E63D3}"/>
    <dgm:cxn modelId="{840D93D7-8A9E-4883-A76B-118A82AC28E2}" type="presOf" srcId="{7707F4E6-FA1A-43B8-B77F-76D69833D94E}" destId="{4DF7A6FC-3C06-4A43-82FD-BCDD182BB901}" srcOrd="1" destOrd="0" presId="urn:microsoft.com/office/officeart/2005/8/layout/radial5"/>
    <dgm:cxn modelId="{9E9EBED7-6271-4617-944D-3276DB80DF02}" type="presOf" srcId="{A9A72588-021D-40D4-BF71-219ADDABF24D}" destId="{A2ECB813-CBDF-415D-B647-92D025AD7930}" srcOrd="1" destOrd="0" presId="urn:microsoft.com/office/officeart/2005/8/layout/radial5"/>
    <dgm:cxn modelId="{B6FFB69E-A25E-4D20-A94F-EBDCA6D4D806}" type="presOf" srcId="{54B535AE-DCD3-4CBF-B2B8-C9C9A7250AFA}" destId="{ECD92347-9064-47BD-A4F3-40C1058A0AB9}" srcOrd="0" destOrd="0" presId="urn:microsoft.com/office/officeart/2005/8/layout/radial5"/>
    <dgm:cxn modelId="{4B3448C9-C7D5-4E8F-AE80-1580669DC066}" type="presOf" srcId="{6B242C02-BEEA-4CA9-91A3-54ABB09EBF7C}" destId="{2C7A0688-6777-4BCD-9240-76B62C8F0C15}" srcOrd="0" destOrd="0" presId="urn:microsoft.com/office/officeart/2005/8/layout/radial5"/>
    <dgm:cxn modelId="{B3AD0F9B-B8E3-43B1-AB93-B8E83BCDE1FA}" type="presOf" srcId="{545D2F40-CAF7-437E-92AA-3737255C4486}" destId="{18BB1F75-4C1E-4F7F-9D94-9310A8EE14BB}" srcOrd="0" destOrd="0" presId="urn:microsoft.com/office/officeart/2005/8/layout/radial5"/>
    <dgm:cxn modelId="{BDA4BD0F-6795-4699-95E3-7BCC13BCF99E}" type="presOf" srcId="{48944377-847D-43E4-914D-418AAD874DD7}" destId="{B0F05BA2-EAA7-40AC-B9B9-0FA8FB6DA4AA}" srcOrd="0" destOrd="0" presId="urn:microsoft.com/office/officeart/2005/8/layout/radial5"/>
    <dgm:cxn modelId="{B2CF7573-96A4-43B6-92B1-3CD26C6A0813}" type="presOf" srcId="{6347408B-F728-41BA-9E2C-DD606D277C35}" destId="{C9521A1D-FDA2-4757-ACF1-342EDA70E967}" srcOrd="0" destOrd="0" presId="urn:microsoft.com/office/officeart/2005/8/layout/radial5"/>
    <dgm:cxn modelId="{7D157E09-5058-44A6-97A4-BA8C8BEE94C8}" type="presOf" srcId="{E7E117F7-CD5F-482F-9C3E-269ED5086CE4}" destId="{F990B71B-5B71-4F24-AAB8-22BA8160C007}" srcOrd="0" destOrd="0" presId="urn:microsoft.com/office/officeart/2005/8/layout/radial5"/>
    <dgm:cxn modelId="{9D0DB2BA-826C-4C58-A87E-8BBCFB85C774}" srcId="{02977AFD-1A51-4AED-94D6-168817DCC2D5}" destId="{E7E117F7-CD5F-482F-9C3E-269ED5086CE4}" srcOrd="7" destOrd="0" parTransId="{B1AB4F13-99A4-4A27-9E5B-5D1951822E03}" sibTransId="{90E624CF-1B25-411F-B12F-68B8CE87B0A9}"/>
    <dgm:cxn modelId="{577D6E0E-7D1E-48E5-BCCE-E96897CAE70C}" srcId="{E42D27BB-E6DD-47DD-852B-26D89AFE7746}" destId="{02977AFD-1A51-4AED-94D6-168817DCC2D5}" srcOrd="0" destOrd="0" parTransId="{2F7D7A4C-E4CA-4BF9-8707-1694CC583706}" sibTransId="{DD9D1984-28C8-4BDB-971E-36800BCF4618}"/>
    <dgm:cxn modelId="{662F2A52-9AE3-4833-9D90-AEB1C47242C4}" type="presParOf" srcId="{06F464AB-A5ED-43A7-9F6A-6D7C0A3A70BA}" destId="{3701945F-0EA3-4A02-9190-4B34E8A0865F}" srcOrd="0" destOrd="0" presId="urn:microsoft.com/office/officeart/2005/8/layout/radial5"/>
    <dgm:cxn modelId="{955627C5-441F-4D5A-A890-C73572A8D662}" type="presParOf" srcId="{06F464AB-A5ED-43A7-9F6A-6D7C0A3A70BA}" destId="{3851AA56-9B7D-4EF6-81FF-019CD860A8C4}" srcOrd="1" destOrd="0" presId="urn:microsoft.com/office/officeart/2005/8/layout/radial5"/>
    <dgm:cxn modelId="{BFED79AF-41DF-4037-8470-DAB6DE0811EA}" type="presParOf" srcId="{3851AA56-9B7D-4EF6-81FF-019CD860A8C4}" destId="{173FB1C6-5359-47CD-8822-90CEC823B466}" srcOrd="0" destOrd="0" presId="urn:microsoft.com/office/officeart/2005/8/layout/radial5"/>
    <dgm:cxn modelId="{81145890-270E-45B4-B8B0-2033B37BD308}" type="presParOf" srcId="{06F464AB-A5ED-43A7-9F6A-6D7C0A3A70BA}" destId="{4502596C-1E3A-46E1-A4C2-455273ED7396}" srcOrd="2" destOrd="0" presId="urn:microsoft.com/office/officeart/2005/8/layout/radial5"/>
    <dgm:cxn modelId="{6D309025-734B-4D32-99C3-B96BB4CBAA46}" type="presParOf" srcId="{06F464AB-A5ED-43A7-9F6A-6D7C0A3A70BA}" destId="{E4F3EAC1-46DA-40F0-80FE-A88F8913A435}" srcOrd="3" destOrd="0" presId="urn:microsoft.com/office/officeart/2005/8/layout/radial5"/>
    <dgm:cxn modelId="{182A4715-A7DA-4A7A-BD05-F496EF1A6DAF}" type="presParOf" srcId="{E4F3EAC1-46DA-40F0-80FE-A88F8913A435}" destId="{9D8635EF-D30A-49A8-807B-14510F3BA362}" srcOrd="0" destOrd="0" presId="urn:microsoft.com/office/officeart/2005/8/layout/radial5"/>
    <dgm:cxn modelId="{6BF2019B-0A83-429C-B9E1-AE9ED64DEA36}" type="presParOf" srcId="{06F464AB-A5ED-43A7-9F6A-6D7C0A3A70BA}" destId="{71AB2064-359C-4B23-A06B-BE0C635A9975}" srcOrd="4" destOrd="0" presId="urn:microsoft.com/office/officeart/2005/8/layout/radial5"/>
    <dgm:cxn modelId="{77E84527-4152-4ECD-8BFF-D31F499B481B}" type="presParOf" srcId="{06F464AB-A5ED-43A7-9F6A-6D7C0A3A70BA}" destId="{2C7A0688-6777-4BCD-9240-76B62C8F0C15}" srcOrd="5" destOrd="0" presId="urn:microsoft.com/office/officeart/2005/8/layout/radial5"/>
    <dgm:cxn modelId="{9A13B472-93A7-4959-946C-B6EF70795C6D}" type="presParOf" srcId="{2C7A0688-6777-4BCD-9240-76B62C8F0C15}" destId="{E21CDF56-7123-4C87-8B2F-8BA8E9E1B4AC}" srcOrd="0" destOrd="0" presId="urn:microsoft.com/office/officeart/2005/8/layout/radial5"/>
    <dgm:cxn modelId="{3565C9AC-C8A4-4D94-9944-DD74F2525BA6}" type="presParOf" srcId="{06F464AB-A5ED-43A7-9F6A-6D7C0A3A70BA}" destId="{B0F05BA2-EAA7-40AC-B9B9-0FA8FB6DA4AA}" srcOrd="6" destOrd="0" presId="urn:microsoft.com/office/officeart/2005/8/layout/radial5"/>
    <dgm:cxn modelId="{C89B916E-3AD6-46CB-9983-71D4D23533E9}" type="presParOf" srcId="{06F464AB-A5ED-43A7-9F6A-6D7C0A3A70BA}" destId="{EF7B9451-D564-4E08-A53D-3E8A7BE056D9}" srcOrd="7" destOrd="0" presId="urn:microsoft.com/office/officeart/2005/8/layout/radial5"/>
    <dgm:cxn modelId="{69792583-3071-4BEB-917A-95937C0C50CA}" type="presParOf" srcId="{EF7B9451-D564-4E08-A53D-3E8A7BE056D9}" destId="{3170AC78-2295-4237-A2CF-DE29AA7826FC}" srcOrd="0" destOrd="0" presId="urn:microsoft.com/office/officeart/2005/8/layout/radial5"/>
    <dgm:cxn modelId="{F5E3479E-0CA6-4983-8355-8B287C5AD1AB}" type="presParOf" srcId="{06F464AB-A5ED-43A7-9F6A-6D7C0A3A70BA}" destId="{2C0BC8D1-D756-4251-8A4A-2D3F1FCD651E}" srcOrd="8" destOrd="0" presId="urn:microsoft.com/office/officeart/2005/8/layout/radial5"/>
    <dgm:cxn modelId="{217A00E2-AB27-44C5-B439-2AD00871594A}" type="presParOf" srcId="{06F464AB-A5ED-43A7-9F6A-6D7C0A3A70BA}" destId="{D1D46586-28CF-4F5F-B5FD-65C80D1F041B}" srcOrd="9" destOrd="0" presId="urn:microsoft.com/office/officeart/2005/8/layout/radial5"/>
    <dgm:cxn modelId="{E726C3AD-7C6B-4257-BC33-1F3CB8FA2D0E}" type="presParOf" srcId="{D1D46586-28CF-4F5F-B5FD-65C80D1F041B}" destId="{A2ECB813-CBDF-415D-B647-92D025AD7930}" srcOrd="0" destOrd="0" presId="urn:microsoft.com/office/officeart/2005/8/layout/radial5"/>
    <dgm:cxn modelId="{515822C5-7C6E-49BD-8508-B568FB0F4B36}" type="presParOf" srcId="{06F464AB-A5ED-43A7-9F6A-6D7C0A3A70BA}" destId="{6273E229-0602-4278-81FB-EE9B3709EA0A}" srcOrd="10" destOrd="0" presId="urn:microsoft.com/office/officeart/2005/8/layout/radial5"/>
    <dgm:cxn modelId="{5A4EB5F2-E3C7-4886-87D3-9D31D4A31B28}" type="presParOf" srcId="{06F464AB-A5ED-43A7-9F6A-6D7C0A3A70BA}" destId="{3485226D-462F-4E23-9BD9-5E971EA99F1A}" srcOrd="11" destOrd="0" presId="urn:microsoft.com/office/officeart/2005/8/layout/radial5"/>
    <dgm:cxn modelId="{FE94B23A-5ABE-458B-A793-46BF2AC9EB01}" type="presParOf" srcId="{3485226D-462F-4E23-9BD9-5E971EA99F1A}" destId="{F36DA55E-F126-4B14-9968-579A7C5E5157}" srcOrd="0" destOrd="0" presId="urn:microsoft.com/office/officeart/2005/8/layout/radial5"/>
    <dgm:cxn modelId="{52D2D913-9A19-4160-B2C2-562F0C3978BA}" type="presParOf" srcId="{06F464AB-A5ED-43A7-9F6A-6D7C0A3A70BA}" destId="{C9521A1D-FDA2-4757-ACF1-342EDA70E967}" srcOrd="12" destOrd="0" presId="urn:microsoft.com/office/officeart/2005/8/layout/radial5"/>
    <dgm:cxn modelId="{A754FE09-F176-4007-87B3-DFA9952830DF}" type="presParOf" srcId="{06F464AB-A5ED-43A7-9F6A-6D7C0A3A70BA}" destId="{ABDF541A-9A04-466E-B769-B8FE8D08DA89}" srcOrd="13" destOrd="0" presId="urn:microsoft.com/office/officeart/2005/8/layout/radial5"/>
    <dgm:cxn modelId="{B85B110B-915C-448E-88D5-F64D88487BD2}" type="presParOf" srcId="{ABDF541A-9A04-466E-B769-B8FE8D08DA89}" destId="{8A3CF2B4-DF5B-4130-BC30-32F3D0148967}" srcOrd="0" destOrd="0" presId="urn:microsoft.com/office/officeart/2005/8/layout/radial5"/>
    <dgm:cxn modelId="{48B0AB79-6C5C-4B5E-A8CD-9EF294B77CB8}" type="presParOf" srcId="{06F464AB-A5ED-43A7-9F6A-6D7C0A3A70BA}" destId="{ECD92347-9064-47BD-A4F3-40C1058A0AB9}" srcOrd="14" destOrd="0" presId="urn:microsoft.com/office/officeart/2005/8/layout/radial5"/>
    <dgm:cxn modelId="{0765BC27-FE0F-4540-A673-DDCF3AC8F425}" type="presParOf" srcId="{06F464AB-A5ED-43A7-9F6A-6D7C0A3A70BA}" destId="{D35225C8-D5E0-498E-A4F2-110C6C0D31DB}" srcOrd="15" destOrd="0" presId="urn:microsoft.com/office/officeart/2005/8/layout/radial5"/>
    <dgm:cxn modelId="{6A74E697-2B29-4E61-BA78-12571C723C0C}" type="presParOf" srcId="{D35225C8-D5E0-498E-A4F2-110C6C0D31DB}" destId="{3E74CFF8-1D8D-47B5-9914-8E703DEB4D64}" srcOrd="0" destOrd="0" presId="urn:microsoft.com/office/officeart/2005/8/layout/radial5"/>
    <dgm:cxn modelId="{F6A052D9-4EB2-40B4-9E5E-9A96FC3304F1}" type="presParOf" srcId="{06F464AB-A5ED-43A7-9F6A-6D7C0A3A70BA}" destId="{F990B71B-5B71-4F24-AAB8-22BA8160C007}" srcOrd="16" destOrd="0" presId="urn:microsoft.com/office/officeart/2005/8/layout/radial5"/>
    <dgm:cxn modelId="{EADE79D0-8319-4646-99A2-BC6CB76FF657}" type="presParOf" srcId="{06F464AB-A5ED-43A7-9F6A-6D7C0A3A70BA}" destId="{5E8D2154-F9FE-438C-AB9C-18D29E1CE9D6}" srcOrd="17" destOrd="0" presId="urn:microsoft.com/office/officeart/2005/8/layout/radial5"/>
    <dgm:cxn modelId="{045A7CBA-1343-472B-9E13-C8648AA1D849}" type="presParOf" srcId="{5E8D2154-F9FE-438C-AB9C-18D29E1CE9D6}" destId="{4DF7A6FC-3C06-4A43-82FD-BCDD182BB901}" srcOrd="0" destOrd="0" presId="urn:microsoft.com/office/officeart/2005/8/layout/radial5"/>
    <dgm:cxn modelId="{F0077895-E1EF-495C-907B-9BA53D6AA1FD}" type="presParOf" srcId="{06F464AB-A5ED-43A7-9F6A-6D7C0A3A70BA}" destId="{31C6E88F-7238-41F5-8531-925933173288}" srcOrd="18" destOrd="0" presId="urn:microsoft.com/office/officeart/2005/8/layout/radial5"/>
    <dgm:cxn modelId="{35650D76-6543-4556-8E11-A115294A94AE}" type="presParOf" srcId="{06F464AB-A5ED-43A7-9F6A-6D7C0A3A70BA}" destId="{4CE05F8B-6494-4F62-BFA9-559E1A893BF0}" srcOrd="19" destOrd="0" presId="urn:microsoft.com/office/officeart/2005/8/layout/radial5"/>
    <dgm:cxn modelId="{1AAE002C-675C-485E-AC89-03FCC85632DA}" type="presParOf" srcId="{4CE05F8B-6494-4F62-BFA9-559E1A893BF0}" destId="{8F9B60BE-0AAD-4B5C-92B0-076E0774B2E9}" srcOrd="0" destOrd="0" presId="urn:microsoft.com/office/officeart/2005/8/layout/radial5"/>
    <dgm:cxn modelId="{B1026F35-E258-46F9-9484-344E08F470F9}" type="presParOf" srcId="{06F464AB-A5ED-43A7-9F6A-6D7C0A3A70BA}" destId="{57B8ED6D-AAE0-4401-91F5-A23041AE9D41}" srcOrd="20" destOrd="0" presId="urn:microsoft.com/office/officeart/2005/8/layout/radial5"/>
    <dgm:cxn modelId="{EBD64561-A9AF-41FB-960D-4ADF0DCE56E5}" type="presParOf" srcId="{06F464AB-A5ED-43A7-9F6A-6D7C0A3A70BA}" destId="{17C4B0B7-3B73-41C7-8D2D-9FA5941559B0}" srcOrd="21" destOrd="0" presId="urn:microsoft.com/office/officeart/2005/8/layout/radial5"/>
    <dgm:cxn modelId="{84D678A6-7F29-4D1D-93F3-8F56D2E51E28}" type="presParOf" srcId="{17C4B0B7-3B73-41C7-8D2D-9FA5941559B0}" destId="{1637D50B-639C-44C9-A347-CC24AE6E9B66}" srcOrd="0" destOrd="0" presId="urn:microsoft.com/office/officeart/2005/8/layout/radial5"/>
    <dgm:cxn modelId="{16A090A5-86AE-43B2-8EAD-458FA69EE043}" type="presParOf" srcId="{06F464AB-A5ED-43A7-9F6A-6D7C0A3A70BA}" destId="{18BB1F75-4C1E-4F7F-9D94-9310A8EE14BB}" srcOrd="22" destOrd="0" presId="urn:microsoft.com/office/officeart/2005/8/layout/radial5"/>
    <dgm:cxn modelId="{40CDCA97-C443-464F-B1FD-764E18367847}" type="presParOf" srcId="{06F464AB-A5ED-43A7-9F6A-6D7C0A3A70BA}" destId="{FE67C3FB-56E6-4CFE-B96F-BD57D02584F1}" srcOrd="23" destOrd="0" presId="urn:microsoft.com/office/officeart/2005/8/layout/radial5"/>
    <dgm:cxn modelId="{60EDBEF2-50B4-44DA-A26F-11295E4EADDA}" type="presParOf" srcId="{FE67C3FB-56E6-4CFE-B96F-BD57D02584F1}" destId="{074CD2B1-78E3-4720-9BE8-FA87E67D12EE}" srcOrd="0" destOrd="0" presId="urn:microsoft.com/office/officeart/2005/8/layout/radial5"/>
    <dgm:cxn modelId="{0DA3159A-F999-4EDB-B269-223832306F67}" type="presParOf" srcId="{06F464AB-A5ED-43A7-9F6A-6D7C0A3A70BA}" destId="{5F005ADE-B510-4212-AF5E-46E6FDFCC485}" srcOrd="24" destOrd="0" presId="urn:microsoft.com/office/officeart/2005/8/layout/radial5"/>
    <dgm:cxn modelId="{EA0A7E6E-07C9-4458-8818-C6E870947048}" type="presParOf" srcId="{06F464AB-A5ED-43A7-9F6A-6D7C0A3A70BA}" destId="{A8BD01C9-46DA-4B97-A38B-F52106055ACB}" srcOrd="25" destOrd="0" presId="urn:microsoft.com/office/officeart/2005/8/layout/radial5"/>
    <dgm:cxn modelId="{4B156D0D-5986-497F-AA0C-B8EF7163F5F2}" type="presParOf" srcId="{A8BD01C9-46DA-4B97-A38B-F52106055ACB}" destId="{12485FAD-379E-4584-801B-C261C3288F8E}" srcOrd="0" destOrd="0" presId="urn:microsoft.com/office/officeart/2005/8/layout/radial5"/>
    <dgm:cxn modelId="{F845FB55-5391-4101-A7AB-1BD9D2523794}" type="presParOf" srcId="{06F464AB-A5ED-43A7-9F6A-6D7C0A3A70BA}" destId="{C6952A73-0318-40CA-8B4F-82270C3FF974}" srcOrd="26" destOrd="0" presId="urn:microsoft.com/office/officeart/2005/8/layout/radial5"/>
    <dgm:cxn modelId="{92AA0B41-45E7-4196-B67D-F234E14A453D}" type="presParOf" srcId="{06F464AB-A5ED-43A7-9F6A-6D7C0A3A70BA}" destId="{AF75D7C3-A8C2-4A17-B57A-CF148E3C1A32}" srcOrd="27" destOrd="0" presId="urn:microsoft.com/office/officeart/2005/8/layout/radial5"/>
    <dgm:cxn modelId="{32EDF329-3F08-47AD-9C0E-3211C3D0D970}" type="presParOf" srcId="{AF75D7C3-A8C2-4A17-B57A-CF148E3C1A32}" destId="{59EE724D-FEF2-4170-9E58-71C52800A5A8}" srcOrd="0" destOrd="0" presId="urn:microsoft.com/office/officeart/2005/8/layout/radial5"/>
    <dgm:cxn modelId="{79C1C792-EDE5-41A6-8CC6-A5B381976F87}" type="presParOf" srcId="{06F464AB-A5ED-43A7-9F6A-6D7C0A3A70BA}" destId="{0FFC9D9F-A046-46B2-968B-514A7B282595}" srcOrd="28" destOrd="0" presId="urn:microsoft.com/office/officeart/2005/8/layout/radial5"/>
    <dgm:cxn modelId="{8E70874C-0921-4649-8404-4FE9D4B8B58E}" type="presParOf" srcId="{06F464AB-A5ED-43A7-9F6A-6D7C0A3A70BA}" destId="{082FAD3A-9B47-4D50-B654-38B4179F9C2D}" srcOrd="29" destOrd="0" presId="urn:microsoft.com/office/officeart/2005/8/layout/radial5"/>
    <dgm:cxn modelId="{7D02955B-E4B3-477F-9EAC-C5AAD9F0B9AB}" type="presParOf" srcId="{082FAD3A-9B47-4D50-B654-38B4179F9C2D}" destId="{398D2763-990A-4A56-A8CF-C98B552B4119}" srcOrd="0" destOrd="0" presId="urn:microsoft.com/office/officeart/2005/8/layout/radial5"/>
    <dgm:cxn modelId="{E55AE0E7-9941-4EED-AB22-99BB4656BDFE}" type="presParOf" srcId="{06F464AB-A5ED-43A7-9F6A-6D7C0A3A70BA}" destId="{F9C58642-A08F-44B8-B45F-D1C60679F067}" srcOrd="30" destOrd="0" presId="urn:microsoft.com/office/officeart/2005/8/layout/radial5"/>
    <dgm:cxn modelId="{A53282D1-6965-48E4-ADA4-CCEE00A83BE9}" type="presParOf" srcId="{06F464AB-A5ED-43A7-9F6A-6D7C0A3A70BA}" destId="{D57CADED-1AE0-4079-855B-70B2917CF785}" srcOrd="31" destOrd="0" presId="urn:microsoft.com/office/officeart/2005/8/layout/radial5"/>
    <dgm:cxn modelId="{D43D6C03-CA69-4F25-A8D7-A8C59D6C4E09}" type="presParOf" srcId="{D57CADED-1AE0-4079-855B-70B2917CF785}" destId="{DCFBE208-C1FB-4148-A8DE-80B0A5BCCCDF}" srcOrd="0" destOrd="0" presId="urn:microsoft.com/office/officeart/2005/8/layout/radial5"/>
    <dgm:cxn modelId="{7CF12E05-74A4-4DF0-B9D7-5A43304494E1}" type="presParOf" srcId="{06F464AB-A5ED-43A7-9F6A-6D7C0A3A70BA}" destId="{1135CD7C-937B-4E1E-8C73-5E35286DD666}" srcOrd="32" destOrd="0" presId="urn:microsoft.com/office/officeart/2005/8/layout/radial5"/>
  </dgm:cxnLst>
  <dgm:bg>
    <a:solidFill>
      <a:schemeClr val="bg1"/>
    </a:solidFill>
    <a:effectLst/>
  </dgm:bg>
  <dgm:whole>
    <a:ln>
      <a:solidFill>
        <a:schemeClr val="bg1"/>
      </a:solidFill>
    </a:ln>
  </dgm:whole>
  <dgm:extLst>
    <a:ext uri="http://schemas.microsoft.com/office/drawing/2008/diagram">
      <dsp:dataModelExt xmlns:dsp="http://schemas.microsoft.com/office/drawing/2008/diagram" xmlns=""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D9378A4-3839-4594-A5EC-DF6035BE34E5}" type="doc">
      <dgm:prSet loTypeId="urn:microsoft.com/office/officeart/2005/8/layout/process2" loCatId="process" qsTypeId="urn:microsoft.com/office/officeart/2005/8/quickstyle/simple1" qsCatId="simple" csTypeId="urn:microsoft.com/office/officeart/2005/8/colors/accent1_1" csCatId="accent1" phldr="1"/>
      <dgm:spPr/>
    </dgm:pt>
    <dgm:pt modelId="{3C90AFF5-9800-40F6-9BEC-D3BB88DF8309}">
      <dgm:prSet phldrT="[Text]"/>
      <dgm:spPr/>
      <dgm:t>
        <a:bodyPr/>
        <a:lstStyle/>
        <a:p>
          <a:pPr rtl="1"/>
          <a:r>
            <a:rPr lang="en-US" dirty="0" smtClean="0"/>
            <a:t>Start transaction</a:t>
          </a:r>
          <a:endParaRPr lang="he-IL" dirty="0"/>
        </a:p>
      </dgm:t>
    </dgm:pt>
    <dgm:pt modelId="{FB2597C7-9B6F-466E-B095-90CFEB600D1D}" type="parTrans" cxnId="{E7234059-FD29-4B52-85EF-F2B6F0C51D11}">
      <dgm:prSet/>
      <dgm:spPr/>
      <dgm:t>
        <a:bodyPr/>
        <a:lstStyle/>
        <a:p>
          <a:pPr rtl="1"/>
          <a:endParaRPr lang="he-IL"/>
        </a:p>
      </dgm:t>
    </dgm:pt>
    <dgm:pt modelId="{0B92C678-3E7B-4297-B76C-C994C029E295}" type="sibTrans" cxnId="{E7234059-FD29-4B52-85EF-F2B6F0C51D11}">
      <dgm:prSet/>
      <dgm:spPr/>
      <dgm:t>
        <a:bodyPr/>
        <a:lstStyle/>
        <a:p>
          <a:pPr rtl="1"/>
          <a:endParaRPr lang="he-IL"/>
        </a:p>
      </dgm:t>
    </dgm:pt>
    <dgm:pt modelId="{407D0DCC-84D5-4FCA-863B-5ADA5A8BB0B6}">
      <dgm:prSet phldrT="[Text]"/>
      <dgm:spPr/>
      <dgm:t>
        <a:bodyPr/>
        <a:lstStyle/>
        <a:p>
          <a:pPr rtl="1"/>
          <a:r>
            <a:rPr lang="en-US" dirty="0" smtClean="0"/>
            <a:t>Add items</a:t>
          </a:r>
          <a:endParaRPr lang="he-IL" dirty="0"/>
        </a:p>
      </dgm:t>
    </dgm:pt>
    <dgm:pt modelId="{E7DB31F5-8D07-4AEA-A471-BBF153CF1EB8}" type="parTrans" cxnId="{FD9E1819-5E82-4756-BDFF-8AF08026ECD0}">
      <dgm:prSet/>
      <dgm:spPr/>
      <dgm:t>
        <a:bodyPr/>
        <a:lstStyle/>
        <a:p>
          <a:pPr rtl="1"/>
          <a:endParaRPr lang="he-IL"/>
        </a:p>
      </dgm:t>
    </dgm:pt>
    <dgm:pt modelId="{DE681EB8-6561-4814-AC2F-BCA92CE8F44E}" type="sibTrans" cxnId="{FD9E1819-5E82-4756-BDFF-8AF08026ECD0}">
      <dgm:prSet/>
      <dgm:spPr/>
      <dgm:t>
        <a:bodyPr/>
        <a:lstStyle/>
        <a:p>
          <a:pPr rtl="1"/>
          <a:endParaRPr lang="he-IL"/>
        </a:p>
      </dgm:t>
    </dgm:pt>
    <dgm:pt modelId="{07BBA75F-40D4-4605-82C0-42D4E4B3447F}">
      <dgm:prSet phldrT="[Text]"/>
      <dgm:spPr/>
      <dgm:t>
        <a:bodyPr/>
        <a:lstStyle/>
        <a:p>
          <a:pPr rtl="1"/>
          <a:r>
            <a:rPr lang="en-US" dirty="0" smtClean="0"/>
            <a:t>Press on subtotal</a:t>
          </a:r>
          <a:endParaRPr lang="he-IL" dirty="0"/>
        </a:p>
      </dgm:t>
    </dgm:pt>
    <dgm:pt modelId="{491449E6-19CC-412C-9C9D-4E7CFB03BB2A}" type="parTrans" cxnId="{ACE64D41-A8A4-4222-8DF4-34737374A06B}">
      <dgm:prSet/>
      <dgm:spPr/>
      <dgm:t>
        <a:bodyPr/>
        <a:lstStyle/>
        <a:p>
          <a:pPr rtl="1"/>
          <a:endParaRPr lang="he-IL"/>
        </a:p>
      </dgm:t>
    </dgm:pt>
    <dgm:pt modelId="{D0B1BCDA-73D0-49A2-8921-65027FFE5DFF}" type="sibTrans" cxnId="{ACE64D41-A8A4-4222-8DF4-34737374A06B}">
      <dgm:prSet/>
      <dgm:spPr/>
      <dgm:t>
        <a:bodyPr/>
        <a:lstStyle/>
        <a:p>
          <a:pPr rtl="1"/>
          <a:endParaRPr lang="he-IL"/>
        </a:p>
      </dgm:t>
    </dgm:pt>
    <dgm:pt modelId="{29990676-A5C1-4169-A138-C5D659DC3145}">
      <dgm:prSet phldrT="[Text]"/>
      <dgm:spPr/>
      <dgm:t>
        <a:bodyPr/>
        <a:lstStyle/>
        <a:p>
          <a:pPr rtl="1"/>
          <a:r>
            <a:rPr lang="en-US" dirty="0" smtClean="0"/>
            <a:t>Choose payment</a:t>
          </a:r>
          <a:endParaRPr lang="he-IL" dirty="0"/>
        </a:p>
      </dgm:t>
    </dgm:pt>
    <dgm:pt modelId="{35B22184-EA7B-4697-BAE8-0D38F1C762E2}" type="parTrans" cxnId="{DB378086-FE07-4B46-8313-DEFA5E5035C0}">
      <dgm:prSet/>
      <dgm:spPr/>
      <dgm:t>
        <a:bodyPr/>
        <a:lstStyle/>
        <a:p>
          <a:pPr rtl="1"/>
          <a:endParaRPr lang="he-IL"/>
        </a:p>
      </dgm:t>
    </dgm:pt>
    <dgm:pt modelId="{ECC7758B-D52F-4BA1-99CC-2E49F0340CB8}" type="sibTrans" cxnId="{DB378086-FE07-4B46-8313-DEFA5E5035C0}">
      <dgm:prSet/>
      <dgm:spPr/>
      <dgm:t>
        <a:bodyPr/>
        <a:lstStyle/>
        <a:p>
          <a:pPr rtl="1"/>
          <a:endParaRPr lang="he-IL"/>
        </a:p>
      </dgm:t>
    </dgm:pt>
    <dgm:pt modelId="{AF83472B-3E71-493F-A180-38B79E8BAA99}">
      <dgm:prSet phldrT="[Text]"/>
      <dgm:spPr/>
      <dgm:t>
        <a:bodyPr/>
        <a:lstStyle/>
        <a:p>
          <a:pPr rtl="1"/>
          <a:r>
            <a:rPr lang="en-US" dirty="0" smtClean="0"/>
            <a:t>End transaction</a:t>
          </a:r>
          <a:endParaRPr lang="he-IL" dirty="0"/>
        </a:p>
      </dgm:t>
    </dgm:pt>
    <dgm:pt modelId="{1AB134DB-81F9-44C2-94D2-EAC913F6B9EF}" type="parTrans" cxnId="{F639EE4D-F4F7-44F4-8B3C-41266724906F}">
      <dgm:prSet/>
      <dgm:spPr/>
      <dgm:t>
        <a:bodyPr/>
        <a:lstStyle/>
        <a:p>
          <a:pPr rtl="1"/>
          <a:endParaRPr lang="he-IL"/>
        </a:p>
      </dgm:t>
    </dgm:pt>
    <dgm:pt modelId="{91CC956F-3D3F-4B33-979B-3E4C60742703}" type="sibTrans" cxnId="{F639EE4D-F4F7-44F4-8B3C-41266724906F}">
      <dgm:prSet/>
      <dgm:spPr/>
      <dgm:t>
        <a:bodyPr/>
        <a:lstStyle/>
        <a:p>
          <a:pPr rtl="1"/>
          <a:endParaRPr lang="he-IL"/>
        </a:p>
      </dgm:t>
    </dgm:pt>
    <dgm:pt modelId="{6418DCCD-A49D-48D2-A4FA-72EA1EA49FFB}" type="pres">
      <dgm:prSet presAssocID="{7D9378A4-3839-4594-A5EC-DF6035BE34E5}" presName="linearFlow" presStyleCnt="0">
        <dgm:presLayoutVars>
          <dgm:resizeHandles val="exact"/>
        </dgm:presLayoutVars>
      </dgm:prSet>
      <dgm:spPr/>
    </dgm:pt>
    <dgm:pt modelId="{5E084FEC-D3F5-4522-96F9-483F0E9F05D3}" type="pres">
      <dgm:prSet presAssocID="{3C90AFF5-9800-40F6-9BEC-D3BB88DF8309}" presName="node" presStyleLbl="node1" presStyleIdx="0" presStyleCnt="5" custLinFactNeighborX="1435" custLinFactNeighborY="5265">
        <dgm:presLayoutVars>
          <dgm:bulletEnabled val="1"/>
        </dgm:presLayoutVars>
      </dgm:prSet>
      <dgm:spPr/>
      <dgm:t>
        <a:bodyPr/>
        <a:lstStyle/>
        <a:p>
          <a:pPr rtl="1"/>
          <a:endParaRPr lang="he-IL"/>
        </a:p>
      </dgm:t>
    </dgm:pt>
    <dgm:pt modelId="{44F5D5B9-B7F9-4459-A442-626975B74B55}" type="pres">
      <dgm:prSet presAssocID="{0B92C678-3E7B-4297-B76C-C994C029E295}" presName="sibTrans" presStyleLbl="sibTrans2D1" presStyleIdx="0" presStyleCnt="4"/>
      <dgm:spPr/>
      <dgm:t>
        <a:bodyPr/>
        <a:lstStyle/>
        <a:p>
          <a:pPr rtl="1"/>
          <a:endParaRPr lang="he-IL"/>
        </a:p>
      </dgm:t>
    </dgm:pt>
    <dgm:pt modelId="{D9E58539-3B5D-48C2-A90E-5ACD33FC10FD}" type="pres">
      <dgm:prSet presAssocID="{0B92C678-3E7B-4297-B76C-C994C029E295}" presName="connectorText" presStyleLbl="sibTrans2D1" presStyleIdx="0" presStyleCnt="4"/>
      <dgm:spPr/>
      <dgm:t>
        <a:bodyPr/>
        <a:lstStyle/>
        <a:p>
          <a:pPr rtl="1"/>
          <a:endParaRPr lang="he-IL"/>
        </a:p>
      </dgm:t>
    </dgm:pt>
    <dgm:pt modelId="{2B1117C3-9763-46F5-BEE2-603080C93CA5}" type="pres">
      <dgm:prSet presAssocID="{407D0DCC-84D5-4FCA-863B-5ADA5A8BB0B6}" presName="node" presStyleLbl="node1" presStyleIdx="1" presStyleCnt="5">
        <dgm:presLayoutVars>
          <dgm:bulletEnabled val="1"/>
        </dgm:presLayoutVars>
      </dgm:prSet>
      <dgm:spPr/>
      <dgm:t>
        <a:bodyPr/>
        <a:lstStyle/>
        <a:p>
          <a:pPr rtl="1"/>
          <a:endParaRPr lang="he-IL"/>
        </a:p>
      </dgm:t>
    </dgm:pt>
    <dgm:pt modelId="{DA0FF660-B1CB-49AA-B573-A07C2B70CE59}" type="pres">
      <dgm:prSet presAssocID="{DE681EB8-6561-4814-AC2F-BCA92CE8F44E}" presName="sibTrans" presStyleLbl="sibTrans2D1" presStyleIdx="1" presStyleCnt="4"/>
      <dgm:spPr/>
      <dgm:t>
        <a:bodyPr/>
        <a:lstStyle/>
        <a:p>
          <a:pPr rtl="1"/>
          <a:endParaRPr lang="he-IL"/>
        </a:p>
      </dgm:t>
    </dgm:pt>
    <dgm:pt modelId="{C27CB1A0-DCA1-48D2-91F0-A61B587A5254}" type="pres">
      <dgm:prSet presAssocID="{DE681EB8-6561-4814-AC2F-BCA92CE8F44E}" presName="connectorText" presStyleLbl="sibTrans2D1" presStyleIdx="1" presStyleCnt="4"/>
      <dgm:spPr/>
      <dgm:t>
        <a:bodyPr/>
        <a:lstStyle/>
        <a:p>
          <a:pPr rtl="1"/>
          <a:endParaRPr lang="he-IL"/>
        </a:p>
      </dgm:t>
    </dgm:pt>
    <dgm:pt modelId="{43544611-484C-4588-BD1C-63A6FDA81851}" type="pres">
      <dgm:prSet presAssocID="{07BBA75F-40D4-4605-82C0-42D4E4B3447F}" presName="node" presStyleLbl="node1" presStyleIdx="2" presStyleCnt="5">
        <dgm:presLayoutVars>
          <dgm:bulletEnabled val="1"/>
        </dgm:presLayoutVars>
      </dgm:prSet>
      <dgm:spPr/>
      <dgm:t>
        <a:bodyPr/>
        <a:lstStyle/>
        <a:p>
          <a:pPr rtl="1"/>
          <a:endParaRPr lang="he-IL"/>
        </a:p>
      </dgm:t>
    </dgm:pt>
    <dgm:pt modelId="{C0B023E5-233C-419D-9740-CE89EE4C15D1}" type="pres">
      <dgm:prSet presAssocID="{D0B1BCDA-73D0-49A2-8921-65027FFE5DFF}" presName="sibTrans" presStyleLbl="sibTrans2D1" presStyleIdx="2" presStyleCnt="4"/>
      <dgm:spPr/>
      <dgm:t>
        <a:bodyPr/>
        <a:lstStyle/>
        <a:p>
          <a:pPr rtl="1"/>
          <a:endParaRPr lang="he-IL"/>
        </a:p>
      </dgm:t>
    </dgm:pt>
    <dgm:pt modelId="{2A92DB2F-5DC5-436E-84EF-BBCE295654C4}" type="pres">
      <dgm:prSet presAssocID="{D0B1BCDA-73D0-49A2-8921-65027FFE5DFF}" presName="connectorText" presStyleLbl="sibTrans2D1" presStyleIdx="2" presStyleCnt="4"/>
      <dgm:spPr/>
      <dgm:t>
        <a:bodyPr/>
        <a:lstStyle/>
        <a:p>
          <a:pPr rtl="1"/>
          <a:endParaRPr lang="he-IL"/>
        </a:p>
      </dgm:t>
    </dgm:pt>
    <dgm:pt modelId="{C5015A76-FBDF-4F8C-9A6B-5BD20BE8B161}" type="pres">
      <dgm:prSet presAssocID="{29990676-A5C1-4169-A138-C5D659DC3145}" presName="node" presStyleLbl="node1" presStyleIdx="3" presStyleCnt="5">
        <dgm:presLayoutVars>
          <dgm:bulletEnabled val="1"/>
        </dgm:presLayoutVars>
      </dgm:prSet>
      <dgm:spPr/>
      <dgm:t>
        <a:bodyPr/>
        <a:lstStyle/>
        <a:p>
          <a:pPr rtl="1"/>
          <a:endParaRPr lang="he-IL"/>
        </a:p>
      </dgm:t>
    </dgm:pt>
    <dgm:pt modelId="{B2577F8B-5BB8-49CA-AE54-12BBA7802043}" type="pres">
      <dgm:prSet presAssocID="{ECC7758B-D52F-4BA1-99CC-2E49F0340CB8}" presName="sibTrans" presStyleLbl="sibTrans2D1" presStyleIdx="3" presStyleCnt="4"/>
      <dgm:spPr/>
      <dgm:t>
        <a:bodyPr/>
        <a:lstStyle/>
        <a:p>
          <a:pPr rtl="1"/>
          <a:endParaRPr lang="he-IL"/>
        </a:p>
      </dgm:t>
    </dgm:pt>
    <dgm:pt modelId="{08B23001-0459-4144-BE7A-71B48DDE9A57}" type="pres">
      <dgm:prSet presAssocID="{ECC7758B-D52F-4BA1-99CC-2E49F0340CB8}" presName="connectorText" presStyleLbl="sibTrans2D1" presStyleIdx="3" presStyleCnt="4"/>
      <dgm:spPr/>
      <dgm:t>
        <a:bodyPr/>
        <a:lstStyle/>
        <a:p>
          <a:pPr rtl="1"/>
          <a:endParaRPr lang="he-IL"/>
        </a:p>
      </dgm:t>
    </dgm:pt>
    <dgm:pt modelId="{ECFA918D-055A-4271-AA85-D985FBAE3B7D}" type="pres">
      <dgm:prSet presAssocID="{AF83472B-3E71-493F-A180-38B79E8BAA99}" presName="node" presStyleLbl="node1" presStyleIdx="4" presStyleCnt="5">
        <dgm:presLayoutVars>
          <dgm:bulletEnabled val="1"/>
        </dgm:presLayoutVars>
      </dgm:prSet>
      <dgm:spPr/>
      <dgm:t>
        <a:bodyPr/>
        <a:lstStyle/>
        <a:p>
          <a:pPr rtl="1"/>
          <a:endParaRPr lang="he-IL"/>
        </a:p>
      </dgm:t>
    </dgm:pt>
  </dgm:ptLst>
  <dgm:cxnLst>
    <dgm:cxn modelId="{DB378086-FE07-4B46-8313-DEFA5E5035C0}" srcId="{7D9378A4-3839-4594-A5EC-DF6035BE34E5}" destId="{29990676-A5C1-4169-A138-C5D659DC3145}" srcOrd="3" destOrd="0" parTransId="{35B22184-EA7B-4697-BAE8-0D38F1C762E2}" sibTransId="{ECC7758B-D52F-4BA1-99CC-2E49F0340CB8}"/>
    <dgm:cxn modelId="{71E270B7-379D-43E1-A15C-8371348598BC}" type="presOf" srcId="{AF83472B-3E71-493F-A180-38B79E8BAA99}" destId="{ECFA918D-055A-4271-AA85-D985FBAE3B7D}" srcOrd="0" destOrd="0" presId="urn:microsoft.com/office/officeart/2005/8/layout/process2"/>
    <dgm:cxn modelId="{63A9866C-F8C7-45B3-97C4-87A5F9F472FB}" type="presOf" srcId="{D0B1BCDA-73D0-49A2-8921-65027FFE5DFF}" destId="{2A92DB2F-5DC5-436E-84EF-BBCE295654C4}" srcOrd="1" destOrd="0" presId="urn:microsoft.com/office/officeart/2005/8/layout/process2"/>
    <dgm:cxn modelId="{E7234059-FD29-4B52-85EF-F2B6F0C51D11}" srcId="{7D9378A4-3839-4594-A5EC-DF6035BE34E5}" destId="{3C90AFF5-9800-40F6-9BEC-D3BB88DF8309}" srcOrd="0" destOrd="0" parTransId="{FB2597C7-9B6F-466E-B095-90CFEB600D1D}" sibTransId="{0B92C678-3E7B-4297-B76C-C994C029E295}"/>
    <dgm:cxn modelId="{A0D969A3-D83D-4EF4-88B9-431AA7B64DB1}" type="presOf" srcId="{DE681EB8-6561-4814-AC2F-BCA92CE8F44E}" destId="{C27CB1A0-DCA1-48D2-91F0-A61B587A5254}" srcOrd="1" destOrd="0" presId="urn:microsoft.com/office/officeart/2005/8/layout/process2"/>
    <dgm:cxn modelId="{7CD76DD1-2329-4FD6-ADC8-21D5366500E0}" type="presOf" srcId="{3C90AFF5-9800-40F6-9BEC-D3BB88DF8309}" destId="{5E084FEC-D3F5-4522-96F9-483F0E9F05D3}" srcOrd="0" destOrd="0" presId="urn:microsoft.com/office/officeart/2005/8/layout/process2"/>
    <dgm:cxn modelId="{ACE64D41-A8A4-4222-8DF4-34737374A06B}" srcId="{7D9378A4-3839-4594-A5EC-DF6035BE34E5}" destId="{07BBA75F-40D4-4605-82C0-42D4E4B3447F}" srcOrd="2" destOrd="0" parTransId="{491449E6-19CC-412C-9C9D-4E7CFB03BB2A}" sibTransId="{D0B1BCDA-73D0-49A2-8921-65027FFE5DFF}"/>
    <dgm:cxn modelId="{6B829187-60CF-47DB-A16C-3A2D2CE6EC80}" type="presOf" srcId="{07BBA75F-40D4-4605-82C0-42D4E4B3447F}" destId="{43544611-484C-4588-BD1C-63A6FDA81851}" srcOrd="0" destOrd="0" presId="urn:microsoft.com/office/officeart/2005/8/layout/process2"/>
    <dgm:cxn modelId="{A4CB0EA2-F69F-4960-8937-C787E270AF2C}" type="presOf" srcId="{29990676-A5C1-4169-A138-C5D659DC3145}" destId="{C5015A76-FBDF-4F8C-9A6B-5BD20BE8B161}" srcOrd="0" destOrd="0" presId="urn:microsoft.com/office/officeart/2005/8/layout/process2"/>
    <dgm:cxn modelId="{FD9E1819-5E82-4756-BDFF-8AF08026ECD0}" srcId="{7D9378A4-3839-4594-A5EC-DF6035BE34E5}" destId="{407D0DCC-84D5-4FCA-863B-5ADA5A8BB0B6}" srcOrd="1" destOrd="0" parTransId="{E7DB31F5-8D07-4AEA-A471-BBF153CF1EB8}" sibTransId="{DE681EB8-6561-4814-AC2F-BCA92CE8F44E}"/>
    <dgm:cxn modelId="{5A39103E-0879-4856-A0E0-4C983F4589B7}" type="presOf" srcId="{DE681EB8-6561-4814-AC2F-BCA92CE8F44E}" destId="{DA0FF660-B1CB-49AA-B573-A07C2B70CE59}" srcOrd="0" destOrd="0" presId="urn:microsoft.com/office/officeart/2005/8/layout/process2"/>
    <dgm:cxn modelId="{B72FA10A-C3F5-4449-BD40-25D93DE1BABD}" type="presOf" srcId="{407D0DCC-84D5-4FCA-863B-5ADA5A8BB0B6}" destId="{2B1117C3-9763-46F5-BEE2-603080C93CA5}" srcOrd="0" destOrd="0" presId="urn:microsoft.com/office/officeart/2005/8/layout/process2"/>
    <dgm:cxn modelId="{067892A5-336E-4734-BC46-63E16EDD34BD}" type="presOf" srcId="{7D9378A4-3839-4594-A5EC-DF6035BE34E5}" destId="{6418DCCD-A49D-48D2-A4FA-72EA1EA49FFB}" srcOrd="0" destOrd="0" presId="urn:microsoft.com/office/officeart/2005/8/layout/process2"/>
    <dgm:cxn modelId="{E42988BC-7228-41A0-8200-40D92D633282}" type="presOf" srcId="{ECC7758B-D52F-4BA1-99CC-2E49F0340CB8}" destId="{B2577F8B-5BB8-49CA-AE54-12BBA7802043}" srcOrd="0" destOrd="0" presId="urn:microsoft.com/office/officeart/2005/8/layout/process2"/>
    <dgm:cxn modelId="{A2C0E2D3-BD24-473B-8A58-B37483251F69}" type="presOf" srcId="{ECC7758B-D52F-4BA1-99CC-2E49F0340CB8}" destId="{08B23001-0459-4144-BE7A-71B48DDE9A57}" srcOrd="1" destOrd="0" presId="urn:microsoft.com/office/officeart/2005/8/layout/process2"/>
    <dgm:cxn modelId="{88B2006F-EC9E-4EF2-B287-115521A904FC}" type="presOf" srcId="{0B92C678-3E7B-4297-B76C-C994C029E295}" destId="{D9E58539-3B5D-48C2-A90E-5ACD33FC10FD}" srcOrd="1" destOrd="0" presId="urn:microsoft.com/office/officeart/2005/8/layout/process2"/>
    <dgm:cxn modelId="{F639EE4D-F4F7-44F4-8B3C-41266724906F}" srcId="{7D9378A4-3839-4594-A5EC-DF6035BE34E5}" destId="{AF83472B-3E71-493F-A180-38B79E8BAA99}" srcOrd="4" destOrd="0" parTransId="{1AB134DB-81F9-44C2-94D2-EAC913F6B9EF}" sibTransId="{91CC956F-3D3F-4B33-979B-3E4C60742703}"/>
    <dgm:cxn modelId="{4F274932-D76B-46A8-BC25-E4C46C8A3A85}" type="presOf" srcId="{D0B1BCDA-73D0-49A2-8921-65027FFE5DFF}" destId="{C0B023E5-233C-419D-9740-CE89EE4C15D1}" srcOrd="0" destOrd="0" presId="urn:microsoft.com/office/officeart/2005/8/layout/process2"/>
    <dgm:cxn modelId="{5F739488-DCCB-4AFF-8560-55D0DD2F985C}" type="presOf" srcId="{0B92C678-3E7B-4297-B76C-C994C029E295}" destId="{44F5D5B9-B7F9-4459-A442-626975B74B55}" srcOrd="0" destOrd="0" presId="urn:microsoft.com/office/officeart/2005/8/layout/process2"/>
    <dgm:cxn modelId="{B4357567-183E-4E8B-AD4A-8725FD2924F3}" type="presParOf" srcId="{6418DCCD-A49D-48D2-A4FA-72EA1EA49FFB}" destId="{5E084FEC-D3F5-4522-96F9-483F0E9F05D3}" srcOrd="0" destOrd="0" presId="urn:microsoft.com/office/officeart/2005/8/layout/process2"/>
    <dgm:cxn modelId="{426FCAC8-D68C-48CC-BC28-D7CAAC05135F}" type="presParOf" srcId="{6418DCCD-A49D-48D2-A4FA-72EA1EA49FFB}" destId="{44F5D5B9-B7F9-4459-A442-626975B74B55}" srcOrd="1" destOrd="0" presId="urn:microsoft.com/office/officeart/2005/8/layout/process2"/>
    <dgm:cxn modelId="{5E377045-FEC4-4228-9461-091378056EE0}" type="presParOf" srcId="{44F5D5B9-B7F9-4459-A442-626975B74B55}" destId="{D9E58539-3B5D-48C2-A90E-5ACD33FC10FD}" srcOrd="0" destOrd="0" presId="urn:microsoft.com/office/officeart/2005/8/layout/process2"/>
    <dgm:cxn modelId="{89708301-79BB-4B81-A230-1FF9E8F50987}" type="presParOf" srcId="{6418DCCD-A49D-48D2-A4FA-72EA1EA49FFB}" destId="{2B1117C3-9763-46F5-BEE2-603080C93CA5}" srcOrd="2" destOrd="0" presId="urn:microsoft.com/office/officeart/2005/8/layout/process2"/>
    <dgm:cxn modelId="{2213B97C-D87A-4F8A-A9C8-20D3DAA89418}" type="presParOf" srcId="{6418DCCD-A49D-48D2-A4FA-72EA1EA49FFB}" destId="{DA0FF660-B1CB-49AA-B573-A07C2B70CE59}" srcOrd="3" destOrd="0" presId="urn:microsoft.com/office/officeart/2005/8/layout/process2"/>
    <dgm:cxn modelId="{89D9A885-877D-4205-866E-37AFB942AFEF}" type="presParOf" srcId="{DA0FF660-B1CB-49AA-B573-A07C2B70CE59}" destId="{C27CB1A0-DCA1-48D2-91F0-A61B587A5254}" srcOrd="0" destOrd="0" presId="urn:microsoft.com/office/officeart/2005/8/layout/process2"/>
    <dgm:cxn modelId="{DBB48B6C-A584-4FAB-9EBE-C159951E55AC}" type="presParOf" srcId="{6418DCCD-A49D-48D2-A4FA-72EA1EA49FFB}" destId="{43544611-484C-4588-BD1C-63A6FDA81851}" srcOrd="4" destOrd="0" presId="urn:microsoft.com/office/officeart/2005/8/layout/process2"/>
    <dgm:cxn modelId="{A4920CA3-2EDA-46DE-AF42-8CD39E208E49}" type="presParOf" srcId="{6418DCCD-A49D-48D2-A4FA-72EA1EA49FFB}" destId="{C0B023E5-233C-419D-9740-CE89EE4C15D1}" srcOrd="5" destOrd="0" presId="urn:microsoft.com/office/officeart/2005/8/layout/process2"/>
    <dgm:cxn modelId="{2CF88A59-8270-4766-AD2E-C35F29C6397E}" type="presParOf" srcId="{C0B023E5-233C-419D-9740-CE89EE4C15D1}" destId="{2A92DB2F-5DC5-436E-84EF-BBCE295654C4}" srcOrd="0" destOrd="0" presId="urn:microsoft.com/office/officeart/2005/8/layout/process2"/>
    <dgm:cxn modelId="{5E7813A7-083A-4949-9AA2-53A7C91318CD}" type="presParOf" srcId="{6418DCCD-A49D-48D2-A4FA-72EA1EA49FFB}" destId="{C5015A76-FBDF-4F8C-9A6B-5BD20BE8B161}" srcOrd="6" destOrd="0" presId="urn:microsoft.com/office/officeart/2005/8/layout/process2"/>
    <dgm:cxn modelId="{521AD563-472B-4AF4-8457-127F1D981C5A}" type="presParOf" srcId="{6418DCCD-A49D-48D2-A4FA-72EA1EA49FFB}" destId="{B2577F8B-5BB8-49CA-AE54-12BBA7802043}" srcOrd="7" destOrd="0" presId="urn:microsoft.com/office/officeart/2005/8/layout/process2"/>
    <dgm:cxn modelId="{0CB6E8ED-0740-49B0-A626-284161E24EAD}" type="presParOf" srcId="{B2577F8B-5BB8-49CA-AE54-12BBA7802043}" destId="{08B23001-0459-4144-BE7A-71B48DDE9A57}" srcOrd="0" destOrd="0" presId="urn:microsoft.com/office/officeart/2005/8/layout/process2"/>
    <dgm:cxn modelId="{B3C75ECF-9C04-4F6A-AC8B-CC269F7AA332}" type="presParOf" srcId="{6418DCCD-A49D-48D2-A4FA-72EA1EA49FFB}" destId="{ECFA918D-055A-4271-AA85-D985FBAE3B7D}" srcOrd="8" destOrd="0" presId="urn:microsoft.com/office/officeart/2005/8/layout/process2"/>
  </dgm:cxnLst>
  <dgm:bg/>
  <dgm:whole/>
  <dgm:extLst>
    <a:ext uri="http://schemas.microsoft.com/office/drawing/2008/diagram">
      <dsp:dataModelExt xmlns:dsp="http://schemas.microsoft.com/office/drawing/2008/diagram" xmlns=""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ED8F219-C2BF-4A63-97AA-11A9F6DBFED9}" type="doc">
      <dgm:prSet loTypeId="urn:microsoft.com/office/officeart/2005/8/layout/process2" loCatId="process" qsTypeId="urn:microsoft.com/office/officeart/2005/8/quickstyle/simple1" qsCatId="simple" csTypeId="urn:microsoft.com/office/officeart/2005/8/colors/accent1_1" csCatId="accent1" phldr="1"/>
      <dgm:spPr/>
    </dgm:pt>
    <dgm:pt modelId="{81130E0D-B2C6-4CFE-8BD0-E56FC1969857}">
      <dgm:prSet phldrT="[Text]"/>
      <dgm:spPr/>
      <dgm:t>
        <a:bodyPr/>
        <a:lstStyle/>
        <a:p>
          <a:pPr rtl="1"/>
          <a:r>
            <a:rPr lang="en-US" dirty="0" smtClean="0"/>
            <a:t>Motive to start transaction</a:t>
          </a:r>
          <a:endParaRPr lang="he-IL" dirty="0"/>
        </a:p>
      </dgm:t>
    </dgm:pt>
    <dgm:pt modelId="{D0E0FA7B-6D68-4BAD-94F4-9A2183A00E3F}" type="parTrans" cxnId="{6940BCF7-7B5C-404F-825A-FB59EB148DB3}">
      <dgm:prSet/>
      <dgm:spPr/>
      <dgm:t>
        <a:bodyPr/>
        <a:lstStyle/>
        <a:p>
          <a:pPr rtl="1"/>
          <a:endParaRPr lang="he-IL"/>
        </a:p>
      </dgm:t>
    </dgm:pt>
    <dgm:pt modelId="{2BF89318-E68D-4D1A-9435-C98078DD6641}" type="sibTrans" cxnId="{6940BCF7-7B5C-404F-825A-FB59EB148DB3}">
      <dgm:prSet/>
      <dgm:spPr/>
      <dgm:t>
        <a:bodyPr/>
        <a:lstStyle/>
        <a:p>
          <a:pPr rtl="1"/>
          <a:endParaRPr lang="he-IL"/>
        </a:p>
      </dgm:t>
    </dgm:pt>
    <dgm:pt modelId="{CC724ABC-C23B-4CDC-958C-7D70BE201751}">
      <dgm:prSet phldrT="[Text]"/>
      <dgm:spPr/>
      <dgm:t>
        <a:bodyPr/>
        <a:lstStyle/>
        <a:p>
          <a:pPr rtl="1"/>
          <a:r>
            <a:rPr lang="en-US" dirty="0" smtClean="0"/>
            <a:t>Get transaction number</a:t>
          </a:r>
          <a:endParaRPr lang="he-IL" dirty="0"/>
        </a:p>
      </dgm:t>
    </dgm:pt>
    <dgm:pt modelId="{1D0DDDB6-6364-4748-B2C5-DDE913234FF6}" type="parTrans" cxnId="{47889129-2466-40AF-998C-C349AD6CA1C8}">
      <dgm:prSet/>
      <dgm:spPr/>
      <dgm:t>
        <a:bodyPr/>
        <a:lstStyle/>
        <a:p>
          <a:pPr rtl="1"/>
          <a:endParaRPr lang="he-IL"/>
        </a:p>
      </dgm:t>
    </dgm:pt>
    <dgm:pt modelId="{437D325F-1DD2-4436-AC3B-685D00203F31}" type="sibTrans" cxnId="{47889129-2466-40AF-998C-C349AD6CA1C8}">
      <dgm:prSet/>
      <dgm:spPr/>
      <dgm:t>
        <a:bodyPr/>
        <a:lstStyle/>
        <a:p>
          <a:pPr rtl="1"/>
          <a:endParaRPr lang="he-IL"/>
        </a:p>
      </dgm:t>
    </dgm:pt>
    <dgm:pt modelId="{AF55E336-E99B-4D26-8F68-36BEF92BD3AB}">
      <dgm:prSet phldrT="[Text]"/>
      <dgm:spPr/>
      <dgm:t>
        <a:bodyPr/>
        <a:lstStyle/>
        <a:p>
          <a:pPr rtl="1"/>
          <a:r>
            <a:rPr lang="en-US" dirty="0" smtClean="0"/>
            <a:t>Initialize properties</a:t>
          </a:r>
          <a:endParaRPr lang="he-IL" dirty="0"/>
        </a:p>
      </dgm:t>
    </dgm:pt>
    <dgm:pt modelId="{79840AAD-BC5D-4962-B074-309C4F16285B}" type="parTrans" cxnId="{CD31749B-EE62-4267-BA65-24900656EB73}">
      <dgm:prSet/>
      <dgm:spPr/>
      <dgm:t>
        <a:bodyPr/>
        <a:lstStyle/>
        <a:p>
          <a:pPr rtl="1"/>
          <a:endParaRPr lang="he-IL"/>
        </a:p>
      </dgm:t>
    </dgm:pt>
    <dgm:pt modelId="{9B477A7C-01C7-472C-A2F4-06C5E0473789}" type="sibTrans" cxnId="{CD31749B-EE62-4267-BA65-24900656EB73}">
      <dgm:prSet/>
      <dgm:spPr/>
      <dgm:t>
        <a:bodyPr/>
        <a:lstStyle/>
        <a:p>
          <a:pPr rtl="1"/>
          <a:endParaRPr lang="he-IL"/>
        </a:p>
      </dgm:t>
    </dgm:pt>
    <dgm:pt modelId="{D91EC8FD-F4CC-411D-984D-401D22424424}" type="pres">
      <dgm:prSet presAssocID="{4ED8F219-C2BF-4A63-97AA-11A9F6DBFED9}" presName="linearFlow" presStyleCnt="0">
        <dgm:presLayoutVars>
          <dgm:resizeHandles val="exact"/>
        </dgm:presLayoutVars>
      </dgm:prSet>
      <dgm:spPr/>
    </dgm:pt>
    <dgm:pt modelId="{12010B9C-184F-4555-BD9F-CC39D64DDC23}" type="pres">
      <dgm:prSet presAssocID="{81130E0D-B2C6-4CFE-8BD0-E56FC1969857}" presName="node" presStyleLbl="node1" presStyleIdx="0" presStyleCnt="3">
        <dgm:presLayoutVars>
          <dgm:bulletEnabled val="1"/>
        </dgm:presLayoutVars>
      </dgm:prSet>
      <dgm:spPr/>
      <dgm:t>
        <a:bodyPr/>
        <a:lstStyle/>
        <a:p>
          <a:pPr rtl="1"/>
          <a:endParaRPr lang="he-IL"/>
        </a:p>
      </dgm:t>
    </dgm:pt>
    <dgm:pt modelId="{B9604D63-18DF-4A1E-A7B2-BDAA6C2339E8}" type="pres">
      <dgm:prSet presAssocID="{2BF89318-E68D-4D1A-9435-C98078DD6641}" presName="sibTrans" presStyleLbl="sibTrans2D1" presStyleIdx="0" presStyleCnt="2"/>
      <dgm:spPr/>
      <dgm:t>
        <a:bodyPr/>
        <a:lstStyle/>
        <a:p>
          <a:pPr rtl="1"/>
          <a:endParaRPr lang="he-IL"/>
        </a:p>
      </dgm:t>
    </dgm:pt>
    <dgm:pt modelId="{A78E23C0-B61E-4394-84F5-0FEB4C1D2821}" type="pres">
      <dgm:prSet presAssocID="{2BF89318-E68D-4D1A-9435-C98078DD6641}" presName="connectorText" presStyleLbl="sibTrans2D1" presStyleIdx="0" presStyleCnt="2"/>
      <dgm:spPr/>
      <dgm:t>
        <a:bodyPr/>
        <a:lstStyle/>
        <a:p>
          <a:pPr rtl="1"/>
          <a:endParaRPr lang="he-IL"/>
        </a:p>
      </dgm:t>
    </dgm:pt>
    <dgm:pt modelId="{2BE8B415-1D49-4A54-865C-787140250617}" type="pres">
      <dgm:prSet presAssocID="{CC724ABC-C23B-4CDC-958C-7D70BE201751}" presName="node" presStyleLbl="node1" presStyleIdx="1" presStyleCnt="3">
        <dgm:presLayoutVars>
          <dgm:bulletEnabled val="1"/>
        </dgm:presLayoutVars>
      </dgm:prSet>
      <dgm:spPr/>
      <dgm:t>
        <a:bodyPr/>
        <a:lstStyle/>
        <a:p>
          <a:pPr rtl="1"/>
          <a:endParaRPr lang="he-IL"/>
        </a:p>
      </dgm:t>
    </dgm:pt>
    <dgm:pt modelId="{646BB4A8-93DE-49ED-B33E-31A20D36AC69}" type="pres">
      <dgm:prSet presAssocID="{437D325F-1DD2-4436-AC3B-685D00203F31}" presName="sibTrans" presStyleLbl="sibTrans2D1" presStyleIdx="1" presStyleCnt="2"/>
      <dgm:spPr/>
      <dgm:t>
        <a:bodyPr/>
        <a:lstStyle/>
        <a:p>
          <a:pPr rtl="1"/>
          <a:endParaRPr lang="he-IL"/>
        </a:p>
      </dgm:t>
    </dgm:pt>
    <dgm:pt modelId="{CA3993F1-40D1-4BD0-97FA-97B431182823}" type="pres">
      <dgm:prSet presAssocID="{437D325F-1DD2-4436-AC3B-685D00203F31}" presName="connectorText" presStyleLbl="sibTrans2D1" presStyleIdx="1" presStyleCnt="2"/>
      <dgm:spPr/>
      <dgm:t>
        <a:bodyPr/>
        <a:lstStyle/>
        <a:p>
          <a:pPr rtl="1"/>
          <a:endParaRPr lang="he-IL"/>
        </a:p>
      </dgm:t>
    </dgm:pt>
    <dgm:pt modelId="{AA106A1E-0D7D-4EFE-B399-B517A36C8772}" type="pres">
      <dgm:prSet presAssocID="{AF55E336-E99B-4D26-8F68-36BEF92BD3AB}" presName="node" presStyleLbl="node1" presStyleIdx="2" presStyleCnt="3">
        <dgm:presLayoutVars>
          <dgm:bulletEnabled val="1"/>
        </dgm:presLayoutVars>
      </dgm:prSet>
      <dgm:spPr/>
      <dgm:t>
        <a:bodyPr/>
        <a:lstStyle/>
        <a:p>
          <a:pPr rtl="1"/>
          <a:endParaRPr lang="he-IL"/>
        </a:p>
      </dgm:t>
    </dgm:pt>
  </dgm:ptLst>
  <dgm:cxnLst>
    <dgm:cxn modelId="{875281C6-487C-4866-98A0-B4AB54671841}" type="presOf" srcId="{2BF89318-E68D-4D1A-9435-C98078DD6641}" destId="{B9604D63-18DF-4A1E-A7B2-BDAA6C2339E8}" srcOrd="0" destOrd="0" presId="urn:microsoft.com/office/officeart/2005/8/layout/process2"/>
    <dgm:cxn modelId="{0692BDBE-78F7-46A8-94D3-A6A793545920}" type="presOf" srcId="{2BF89318-E68D-4D1A-9435-C98078DD6641}" destId="{A78E23C0-B61E-4394-84F5-0FEB4C1D2821}" srcOrd="1" destOrd="0" presId="urn:microsoft.com/office/officeart/2005/8/layout/process2"/>
    <dgm:cxn modelId="{4D49E7BA-C865-4133-BDDE-D9502F7D36FE}" type="presOf" srcId="{CC724ABC-C23B-4CDC-958C-7D70BE201751}" destId="{2BE8B415-1D49-4A54-865C-787140250617}" srcOrd="0" destOrd="0" presId="urn:microsoft.com/office/officeart/2005/8/layout/process2"/>
    <dgm:cxn modelId="{85B61BD6-7000-4E36-B753-C1F58327FC13}" type="presOf" srcId="{4ED8F219-C2BF-4A63-97AA-11A9F6DBFED9}" destId="{D91EC8FD-F4CC-411D-984D-401D22424424}" srcOrd="0" destOrd="0" presId="urn:microsoft.com/office/officeart/2005/8/layout/process2"/>
    <dgm:cxn modelId="{9C3F4634-8366-4EC5-99EA-55B0A2CD8C1A}" type="presOf" srcId="{AF55E336-E99B-4D26-8F68-36BEF92BD3AB}" destId="{AA106A1E-0D7D-4EFE-B399-B517A36C8772}" srcOrd="0" destOrd="0" presId="urn:microsoft.com/office/officeart/2005/8/layout/process2"/>
    <dgm:cxn modelId="{47889129-2466-40AF-998C-C349AD6CA1C8}" srcId="{4ED8F219-C2BF-4A63-97AA-11A9F6DBFED9}" destId="{CC724ABC-C23B-4CDC-958C-7D70BE201751}" srcOrd="1" destOrd="0" parTransId="{1D0DDDB6-6364-4748-B2C5-DDE913234FF6}" sibTransId="{437D325F-1DD2-4436-AC3B-685D00203F31}"/>
    <dgm:cxn modelId="{96683CB4-2D95-41EE-916B-3D5C3124F267}" type="presOf" srcId="{437D325F-1DD2-4436-AC3B-685D00203F31}" destId="{CA3993F1-40D1-4BD0-97FA-97B431182823}" srcOrd="1" destOrd="0" presId="urn:microsoft.com/office/officeart/2005/8/layout/process2"/>
    <dgm:cxn modelId="{6940BCF7-7B5C-404F-825A-FB59EB148DB3}" srcId="{4ED8F219-C2BF-4A63-97AA-11A9F6DBFED9}" destId="{81130E0D-B2C6-4CFE-8BD0-E56FC1969857}" srcOrd="0" destOrd="0" parTransId="{D0E0FA7B-6D68-4BAD-94F4-9A2183A00E3F}" sibTransId="{2BF89318-E68D-4D1A-9435-C98078DD6641}"/>
    <dgm:cxn modelId="{CD31749B-EE62-4267-BA65-24900656EB73}" srcId="{4ED8F219-C2BF-4A63-97AA-11A9F6DBFED9}" destId="{AF55E336-E99B-4D26-8F68-36BEF92BD3AB}" srcOrd="2" destOrd="0" parTransId="{79840AAD-BC5D-4962-B074-309C4F16285B}" sibTransId="{9B477A7C-01C7-472C-A2F4-06C5E0473789}"/>
    <dgm:cxn modelId="{E3585EC8-14B3-4309-AFE3-0104E92BF90A}" type="presOf" srcId="{437D325F-1DD2-4436-AC3B-685D00203F31}" destId="{646BB4A8-93DE-49ED-B33E-31A20D36AC69}" srcOrd="0" destOrd="0" presId="urn:microsoft.com/office/officeart/2005/8/layout/process2"/>
    <dgm:cxn modelId="{47CA160F-3BD2-4619-A1C4-8F27486B0E92}" type="presOf" srcId="{81130E0D-B2C6-4CFE-8BD0-E56FC1969857}" destId="{12010B9C-184F-4555-BD9F-CC39D64DDC23}" srcOrd="0" destOrd="0" presId="urn:microsoft.com/office/officeart/2005/8/layout/process2"/>
    <dgm:cxn modelId="{07020FDB-201D-4E6F-9341-77C05BB34C44}" type="presParOf" srcId="{D91EC8FD-F4CC-411D-984D-401D22424424}" destId="{12010B9C-184F-4555-BD9F-CC39D64DDC23}" srcOrd="0" destOrd="0" presId="urn:microsoft.com/office/officeart/2005/8/layout/process2"/>
    <dgm:cxn modelId="{5DB28E11-7A6D-4CBA-9F8A-87DBB2D889EE}" type="presParOf" srcId="{D91EC8FD-F4CC-411D-984D-401D22424424}" destId="{B9604D63-18DF-4A1E-A7B2-BDAA6C2339E8}" srcOrd="1" destOrd="0" presId="urn:microsoft.com/office/officeart/2005/8/layout/process2"/>
    <dgm:cxn modelId="{6A35014A-7DDA-435F-9A50-5056F28E6E39}" type="presParOf" srcId="{B9604D63-18DF-4A1E-A7B2-BDAA6C2339E8}" destId="{A78E23C0-B61E-4394-84F5-0FEB4C1D2821}" srcOrd="0" destOrd="0" presId="urn:microsoft.com/office/officeart/2005/8/layout/process2"/>
    <dgm:cxn modelId="{26C978C6-AF87-43D1-A4FA-840433EED41B}" type="presParOf" srcId="{D91EC8FD-F4CC-411D-984D-401D22424424}" destId="{2BE8B415-1D49-4A54-865C-787140250617}" srcOrd="2" destOrd="0" presId="urn:microsoft.com/office/officeart/2005/8/layout/process2"/>
    <dgm:cxn modelId="{14E87FD1-39A6-462A-8A1A-F5A503A0F1C8}" type="presParOf" srcId="{D91EC8FD-F4CC-411D-984D-401D22424424}" destId="{646BB4A8-93DE-49ED-B33E-31A20D36AC69}" srcOrd="3" destOrd="0" presId="urn:microsoft.com/office/officeart/2005/8/layout/process2"/>
    <dgm:cxn modelId="{EBE09DC0-E908-469F-A5E0-D316046EF58D}" type="presParOf" srcId="{646BB4A8-93DE-49ED-B33E-31A20D36AC69}" destId="{CA3993F1-40D1-4BD0-97FA-97B431182823}" srcOrd="0" destOrd="0" presId="urn:microsoft.com/office/officeart/2005/8/layout/process2"/>
    <dgm:cxn modelId="{A51503B0-FFC9-454C-9C44-58E8F8DA7E45}" type="presParOf" srcId="{D91EC8FD-F4CC-411D-984D-401D22424424}" destId="{AA106A1E-0D7D-4EFE-B399-B517A36C8772}" srcOrd="4" destOrd="0" presId="urn:microsoft.com/office/officeart/2005/8/layout/process2"/>
  </dgm:cxnLst>
  <dgm:bg/>
  <dgm:whole/>
  <dgm:extLst>
    <a:ext uri="http://schemas.microsoft.com/office/drawing/2008/diagram">
      <dsp:dataModelExt xmlns:dsp="http://schemas.microsoft.com/office/drawing/2008/diagram" xmlns="" relId="rId3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ED8F219-C2BF-4A63-97AA-11A9F6DBFED9}" type="doc">
      <dgm:prSet loTypeId="urn:microsoft.com/office/officeart/2005/8/layout/process2" loCatId="process" qsTypeId="urn:microsoft.com/office/officeart/2005/8/quickstyle/simple1" qsCatId="simple" csTypeId="urn:microsoft.com/office/officeart/2005/8/colors/accent1_1" csCatId="accent1" phldr="1"/>
      <dgm:spPr/>
    </dgm:pt>
    <dgm:pt modelId="{81130E0D-B2C6-4CFE-8BD0-E56FC1969857}">
      <dgm:prSet phldrT="[Text]"/>
      <dgm:spPr/>
      <dgm:t>
        <a:bodyPr/>
        <a:lstStyle/>
        <a:p>
          <a:pPr rtl="1"/>
          <a:r>
            <a:rPr lang="en-US" dirty="0" smtClean="0"/>
            <a:t>Validate all the payment</a:t>
          </a:r>
          <a:endParaRPr lang="he-IL" dirty="0"/>
        </a:p>
      </dgm:t>
    </dgm:pt>
    <dgm:pt modelId="{D0E0FA7B-6D68-4BAD-94F4-9A2183A00E3F}" type="parTrans" cxnId="{6940BCF7-7B5C-404F-825A-FB59EB148DB3}">
      <dgm:prSet/>
      <dgm:spPr/>
      <dgm:t>
        <a:bodyPr/>
        <a:lstStyle/>
        <a:p>
          <a:pPr rtl="1"/>
          <a:endParaRPr lang="he-IL"/>
        </a:p>
      </dgm:t>
    </dgm:pt>
    <dgm:pt modelId="{2BF89318-E68D-4D1A-9435-C98078DD6641}" type="sibTrans" cxnId="{6940BCF7-7B5C-404F-825A-FB59EB148DB3}">
      <dgm:prSet/>
      <dgm:spPr/>
      <dgm:t>
        <a:bodyPr/>
        <a:lstStyle/>
        <a:p>
          <a:pPr rtl="1"/>
          <a:endParaRPr lang="he-IL"/>
        </a:p>
      </dgm:t>
    </dgm:pt>
    <dgm:pt modelId="{CC724ABC-C23B-4CDC-958C-7D70BE201751}">
      <dgm:prSet phldrT="[Text]"/>
      <dgm:spPr/>
      <dgm:t>
        <a:bodyPr/>
        <a:lstStyle/>
        <a:p>
          <a:pPr rtl="1"/>
          <a:r>
            <a:rPr lang="en-US" dirty="0" smtClean="0"/>
            <a:t>Save to transaction in the tra</a:t>
          </a:r>
          <a:endParaRPr lang="he-IL" dirty="0"/>
        </a:p>
      </dgm:t>
    </dgm:pt>
    <dgm:pt modelId="{1D0DDDB6-6364-4748-B2C5-DDE913234FF6}" type="parTrans" cxnId="{47889129-2466-40AF-998C-C349AD6CA1C8}">
      <dgm:prSet/>
      <dgm:spPr/>
      <dgm:t>
        <a:bodyPr/>
        <a:lstStyle/>
        <a:p>
          <a:pPr rtl="1"/>
          <a:endParaRPr lang="he-IL"/>
        </a:p>
      </dgm:t>
    </dgm:pt>
    <dgm:pt modelId="{437D325F-1DD2-4436-AC3B-685D00203F31}" type="sibTrans" cxnId="{47889129-2466-40AF-998C-C349AD6CA1C8}">
      <dgm:prSet/>
      <dgm:spPr/>
      <dgm:t>
        <a:bodyPr/>
        <a:lstStyle/>
        <a:p>
          <a:pPr rtl="1"/>
          <a:endParaRPr lang="he-IL"/>
        </a:p>
      </dgm:t>
    </dgm:pt>
    <dgm:pt modelId="{AF55E336-E99B-4D26-8F68-36BEF92BD3AB}">
      <dgm:prSet phldrT="[Text]"/>
      <dgm:spPr/>
      <dgm:t>
        <a:bodyPr/>
        <a:lstStyle/>
        <a:p>
          <a:pPr rtl="1"/>
          <a:r>
            <a:rPr lang="en-US" dirty="0" smtClean="0"/>
            <a:t>Print the receipt</a:t>
          </a:r>
          <a:endParaRPr lang="he-IL" dirty="0"/>
        </a:p>
      </dgm:t>
    </dgm:pt>
    <dgm:pt modelId="{79840AAD-BC5D-4962-B074-309C4F16285B}" type="parTrans" cxnId="{CD31749B-EE62-4267-BA65-24900656EB73}">
      <dgm:prSet/>
      <dgm:spPr/>
      <dgm:t>
        <a:bodyPr/>
        <a:lstStyle/>
        <a:p>
          <a:pPr rtl="1"/>
          <a:endParaRPr lang="he-IL"/>
        </a:p>
      </dgm:t>
    </dgm:pt>
    <dgm:pt modelId="{9B477A7C-01C7-472C-A2F4-06C5E0473789}" type="sibTrans" cxnId="{CD31749B-EE62-4267-BA65-24900656EB73}">
      <dgm:prSet/>
      <dgm:spPr/>
      <dgm:t>
        <a:bodyPr/>
        <a:lstStyle/>
        <a:p>
          <a:pPr rtl="1"/>
          <a:endParaRPr lang="he-IL"/>
        </a:p>
      </dgm:t>
    </dgm:pt>
    <dgm:pt modelId="{D91EC8FD-F4CC-411D-984D-401D22424424}" type="pres">
      <dgm:prSet presAssocID="{4ED8F219-C2BF-4A63-97AA-11A9F6DBFED9}" presName="linearFlow" presStyleCnt="0">
        <dgm:presLayoutVars>
          <dgm:resizeHandles val="exact"/>
        </dgm:presLayoutVars>
      </dgm:prSet>
      <dgm:spPr/>
    </dgm:pt>
    <dgm:pt modelId="{12010B9C-184F-4555-BD9F-CC39D64DDC23}" type="pres">
      <dgm:prSet presAssocID="{81130E0D-B2C6-4CFE-8BD0-E56FC1969857}" presName="node" presStyleLbl="node1" presStyleIdx="0" presStyleCnt="3">
        <dgm:presLayoutVars>
          <dgm:bulletEnabled val="1"/>
        </dgm:presLayoutVars>
      </dgm:prSet>
      <dgm:spPr/>
      <dgm:t>
        <a:bodyPr/>
        <a:lstStyle/>
        <a:p>
          <a:pPr rtl="1"/>
          <a:endParaRPr lang="he-IL"/>
        </a:p>
      </dgm:t>
    </dgm:pt>
    <dgm:pt modelId="{B9604D63-18DF-4A1E-A7B2-BDAA6C2339E8}" type="pres">
      <dgm:prSet presAssocID="{2BF89318-E68D-4D1A-9435-C98078DD6641}" presName="sibTrans" presStyleLbl="sibTrans2D1" presStyleIdx="0" presStyleCnt="2"/>
      <dgm:spPr/>
      <dgm:t>
        <a:bodyPr/>
        <a:lstStyle/>
        <a:p>
          <a:pPr rtl="1"/>
          <a:endParaRPr lang="he-IL"/>
        </a:p>
      </dgm:t>
    </dgm:pt>
    <dgm:pt modelId="{A78E23C0-B61E-4394-84F5-0FEB4C1D2821}" type="pres">
      <dgm:prSet presAssocID="{2BF89318-E68D-4D1A-9435-C98078DD6641}" presName="connectorText" presStyleLbl="sibTrans2D1" presStyleIdx="0" presStyleCnt="2"/>
      <dgm:spPr/>
      <dgm:t>
        <a:bodyPr/>
        <a:lstStyle/>
        <a:p>
          <a:pPr rtl="1"/>
          <a:endParaRPr lang="he-IL"/>
        </a:p>
      </dgm:t>
    </dgm:pt>
    <dgm:pt modelId="{2BE8B415-1D49-4A54-865C-787140250617}" type="pres">
      <dgm:prSet presAssocID="{CC724ABC-C23B-4CDC-958C-7D70BE201751}" presName="node" presStyleLbl="node1" presStyleIdx="1" presStyleCnt="3">
        <dgm:presLayoutVars>
          <dgm:bulletEnabled val="1"/>
        </dgm:presLayoutVars>
      </dgm:prSet>
      <dgm:spPr/>
      <dgm:t>
        <a:bodyPr/>
        <a:lstStyle/>
        <a:p>
          <a:pPr rtl="1"/>
          <a:endParaRPr lang="he-IL"/>
        </a:p>
      </dgm:t>
    </dgm:pt>
    <dgm:pt modelId="{646BB4A8-93DE-49ED-B33E-31A20D36AC69}" type="pres">
      <dgm:prSet presAssocID="{437D325F-1DD2-4436-AC3B-685D00203F31}" presName="sibTrans" presStyleLbl="sibTrans2D1" presStyleIdx="1" presStyleCnt="2"/>
      <dgm:spPr/>
      <dgm:t>
        <a:bodyPr/>
        <a:lstStyle/>
        <a:p>
          <a:pPr rtl="1"/>
          <a:endParaRPr lang="he-IL"/>
        </a:p>
      </dgm:t>
    </dgm:pt>
    <dgm:pt modelId="{CA3993F1-40D1-4BD0-97FA-97B431182823}" type="pres">
      <dgm:prSet presAssocID="{437D325F-1DD2-4436-AC3B-685D00203F31}" presName="connectorText" presStyleLbl="sibTrans2D1" presStyleIdx="1" presStyleCnt="2"/>
      <dgm:spPr/>
      <dgm:t>
        <a:bodyPr/>
        <a:lstStyle/>
        <a:p>
          <a:pPr rtl="1"/>
          <a:endParaRPr lang="he-IL"/>
        </a:p>
      </dgm:t>
    </dgm:pt>
    <dgm:pt modelId="{AA106A1E-0D7D-4EFE-B399-B517A36C8772}" type="pres">
      <dgm:prSet presAssocID="{AF55E336-E99B-4D26-8F68-36BEF92BD3AB}" presName="node" presStyleLbl="node1" presStyleIdx="2" presStyleCnt="3">
        <dgm:presLayoutVars>
          <dgm:bulletEnabled val="1"/>
        </dgm:presLayoutVars>
      </dgm:prSet>
      <dgm:spPr/>
      <dgm:t>
        <a:bodyPr/>
        <a:lstStyle/>
        <a:p>
          <a:pPr rtl="1"/>
          <a:endParaRPr lang="he-IL"/>
        </a:p>
      </dgm:t>
    </dgm:pt>
  </dgm:ptLst>
  <dgm:cxnLst>
    <dgm:cxn modelId="{487C5F97-1CAB-4A10-9355-6FFAD4B8E160}" type="presOf" srcId="{CC724ABC-C23B-4CDC-958C-7D70BE201751}" destId="{2BE8B415-1D49-4A54-865C-787140250617}" srcOrd="0" destOrd="0" presId="urn:microsoft.com/office/officeart/2005/8/layout/process2"/>
    <dgm:cxn modelId="{6F2061AF-C564-45DD-803D-C4CD4EA152AB}" type="presOf" srcId="{AF55E336-E99B-4D26-8F68-36BEF92BD3AB}" destId="{AA106A1E-0D7D-4EFE-B399-B517A36C8772}" srcOrd="0" destOrd="0" presId="urn:microsoft.com/office/officeart/2005/8/layout/process2"/>
    <dgm:cxn modelId="{16488AEC-B7A2-47AF-AACB-34E270C390D8}" type="presOf" srcId="{81130E0D-B2C6-4CFE-8BD0-E56FC1969857}" destId="{12010B9C-184F-4555-BD9F-CC39D64DDC23}" srcOrd="0" destOrd="0" presId="urn:microsoft.com/office/officeart/2005/8/layout/process2"/>
    <dgm:cxn modelId="{E8855318-2971-4B80-85B8-9D976797DE32}" type="presOf" srcId="{4ED8F219-C2BF-4A63-97AA-11A9F6DBFED9}" destId="{D91EC8FD-F4CC-411D-984D-401D22424424}" srcOrd="0" destOrd="0" presId="urn:microsoft.com/office/officeart/2005/8/layout/process2"/>
    <dgm:cxn modelId="{47889129-2466-40AF-998C-C349AD6CA1C8}" srcId="{4ED8F219-C2BF-4A63-97AA-11A9F6DBFED9}" destId="{CC724ABC-C23B-4CDC-958C-7D70BE201751}" srcOrd="1" destOrd="0" parTransId="{1D0DDDB6-6364-4748-B2C5-DDE913234FF6}" sibTransId="{437D325F-1DD2-4436-AC3B-685D00203F31}"/>
    <dgm:cxn modelId="{6940BCF7-7B5C-404F-825A-FB59EB148DB3}" srcId="{4ED8F219-C2BF-4A63-97AA-11A9F6DBFED9}" destId="{81130E0D-B2C6-4CFE-8BD0-E56FC1969857}" srcOrd="0" destOrd="0" parTransId="{D0E0FA7B-6D68-4BAD-94F4-9A2183A00E3F}" sibTransId="{2BF89318-E68D-4D1A-9435-C98078DD6641}"/>
    <dgm:cxn modelId="{06051B18-A89D-4697-BA57-EDC6BC7E3256}" type="presOf" srcId="{2BF89318-E68D-4D1A-9435-C98078DD6641}" destId="{A78E23C0-B61E-4394-84F5-0FEB4C1D2821}" srcOrd="1" destOrd="0" presId="urn:microsoft.com/office/officeart/2005/8/layout/process2"/>
    <dgm:cxn modelId="{CD31749B-EE62-4267-BA65-24900656EB73}" srcId="{4ED8F219-C2BF-4A63-97AA-11A9F6DBFED9}" destId="{AF55E336-E99B-4D26-8F68-36BEF92BD3AB}" srcOrd="2" destOrd="0" parTransId="{79840AAD-BC5D-4962-B074-309C4F16285B}" sibTransId="{9B477A7C-01C7-472C-A2F4-06C5E0473789}"/>
    <dgm:cxn modelId="{7FF877BA-8E40-4AFA-8327-FDE980059647}" type="presOf" srcId="{437D325F-1DD2-4436-AC3B-685D00203F31}" destId="{CA3993F1-40D1-4BD0-97FA-97B431182823}" srcOrd="1" destOrd="0" presId="urn:microsoft.com/office/officeart/2005/8/layout/process2"/>
    <dgm:cxn modelId="{0301037E-4C92-4598-9A53-BA4442B7DCE2}" type="presOf" srcId="{437D325F-1DD2-4436-AC3B-685D00203F31}" destId="{646BB4A8-93DE-49ED-B33E-31A20D36AC69}" srcOrd="0" destOrd="0" presId="urn:microsoft.com/office/officeart/2005/8/layout/process2"/>
    <dgm:cxn modelId="{BC35436C-2E87-4BF1-BCBD-D9BF5FAB4084}" type="presOf" srcId="{2BF89318-E68D-4D1A-9435-C98078DD6641}" destId="{B9604D63-18DF-4A1E-A7B2-BDAA6C2339E8}" srcOrd="0" destOrd="0" presId="urn:microsoft.com/office/officeart/2005/8/layout/process2"/>
    <dgm:cxn modelId="{A8360651-1BA7-4A31-8C9C-CC09D70AB5B4}" type="presParOf" srcId="{D91EC8FD-F4CC-411D-984D-401D22424424}" destId="{12010B9C-184F-4555-BD9F-CC39D64DDC23}" srcOrd="0" destOrd="0" presId="urn:microsoft.com/office/officeart/2005/8/layout/process2"/>
    <dgm:cxn modelId="{6BAD8CDF-EAB4-4747-82B3-C062F6383546}" type="presParOf" srcId="{D91EC8FD-F4CC-411D-984D-401D22424424}" destId="{B9604D63-18DF-4A1E-A7B2-BDAA6C2339E8}" srcOrd="1" destOrd="0" presId="urn:microsoft.com/office/officeart/2005/8/layout/process2"/>
    <dgm:cxn modelId="{84EC1511-E25E-403C-87FD-63B87FB99A00}" type="presParOf" srcId="{B9604D63-18DF-4A1E-A7B2-BDAA6C2339E8}" destId="{A78E23C0-B61E-4394-84F5-0FEB4C1D2821}" srcOrd="0" destOrd="0" presId="urn:microsoft.com/office/officeart/2005/8/layout/process2"/>
    <dgm:cxn modelId="{4FD8211E-6CDB-45A6-B2FF-FE24F6DDD65C}" type="presParOf" srcId="{D91EC8FD-F4CC-411D-984D-401D22424424}" destId="{2BE8B415-1D49-4A54-865C-787140250617}" srcOrd="2" destOrd="0" presId="urn:microsoft.com/office/officeart/2005/8/layout/process2"/>
    <dgm:cxn modelId="{E089C992-1227-435F-B277-C5DDF68FC949}" type="presParOf" srcId="{D91EC8FD-F4CC-411D-984D-401D22424424}" destId="{646BB4A8-93DE-49ED-B33E-31A20D36AC69}" srcOrd="3" destOrd="0" presId="urn:microsoft.com/office/officeart/2005/8/layout/process2"/>
    <dgm:cxn modelId="{47A39D61-A046-4F0E-BD43-44AD9D572125}" type="presParOf" srcId="{646BB4A8-93DE-49ED-B33E-31A20D36AC69}" destId="{CA3993F1-40D1-4BD0-97FA-97B431182823}" srcOrd="0" destOrd="0" presId="urn:microsoft.com/office/officeart/2005/8/layout/process2"/>
    <dgm:cxn modelId="{5A92D468-9850-4C3F-A8CE-2E91D7EF0095}" type="presParOf" srcId="{D91EC8FD-F4CC-411D-984D-401D22424424}" destId="{AA106A1E-0D7D-4EFE-B399-B517A36C8772}" srcOrd="4" destOrd="0" presId="urn:microsoft.com/office/officeart/2005/8/layout/process2"/>
  </dgm:cxnLst>
  <dgm:bg/>
  <dgm:whole/>
  <dgm:extLst>
    <a:ext uri="http://schemas.microsoft.com/office/drawing/2008/diagram">
      <dsp:dataModelExt xmlns:dsp="http://schemas.microsoft.com/office/drawing/2008/diagram" xmlns="" relId="rId44"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5E084FEC-D3F5-4522-96F9-483F0E9F05D3}">
      <dsp:nvSpPr>
        <dsp:cNvPr id="0" name=""/>
        <dsp:cNvSpPr/>
      </dsp:nvSpPr>
      <dsp:spPr>
        <a:xfrm>
          <a:off x="1489222" y="8097"/>
          <a:ext cx="1169932" cy="29792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Start transaction</a:t>
          </a:r>
          <a:endParaRPr lang="he-IL" sz="1200" kern="1200" dirty="0"/>
        </a:p>
      </dsp:txBody>
      <dsp:txXfrm>
        <a:off x="1489222" y="8097"/>
        <a:ext cx="1169932" cy="297923"/>
      </dsp:txXfrm>
    </dsp:sp>
    <dsp:sp modelId="{44F5D5B9-B7F9-4459-A442-626975B74B55}">
      <dsp:nvSpPr>
        <dsp:cNvPr id="0" name=""/>
        <dsp:cNvSpPr/>
      </dsp:nvSpPr>
      <dsp:spPr>
        <a:xfrm rot="5531392">
          <a:off x="2012835" y="309547"/>
          <a:ext cx="105916" cy="1340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rtl="1">
            <a:lnSpc>
              <a:spcPct val="90000"/>
            </a:lnSpc>
            <a:spcBef>
              <a:spcPct val="0"/>
            </a:spcBef>
            <a:spcAft>
              <a:spcPct val="35000"/>
            </a:spcAft>
          </a:pPr>
          <a:endParaRPr lang="he-IL" sz="500" kern="1200"/>
        </a:p>
      </dsp:txBody>
      <dsp:txXfrm rot="5531392">
        <a:off x="2012835" y="309547"/>
        <a:ext cx="105916" cy="134065"/>
      </dsp:txXfrm>
    </dsp:sp>
    <dsp:sp modelId="{2B1117C3-9763-46F5-BEE2-603080C93CA5}">
      <dsp:nvSpPr>
        <dsp:cNvPr id="0" name=""/>
        <dsp:cNvSpPr/>
      </dsp:nvSpPr>
      <dsp:spPr>
        <a:xfrm>
          <a:off x="1472433" y="447140"/>
          <a:ext cx="1169932" cy="29792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Add items</a:t>
          </a:r>
          <a:endParaRPr lang="he-IL" sz="1200" kern="1200" dirty="0"/>
        </a:p>
      </dsp:txBody>
      <dsp:txXfrm>
        <a:off x="1472433" y="447140"/>
        <a:ext cx="1169932" cy="297923"/>
      </dsp:txXfrm>
    </dsp:sp>
    <dsp:sp modelId="{DA0FF660-B1CB-49AA-B573-A07C2B70CE59}">
      <dsp:nvSpPr>
        <dsp:cNvPr id="0" name=""/>
        <dsp:cNvSpPr/>
      </dsp:nvSpPr>
      <dsp:spPr>
        <a:xfrm rot="5400000">
          <a:off x="2001539" y="752511"/>
          <a:ext cx="111721" cy="1340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rtl="1">
            <a:lnSpc>
              <a:spcPct val="90000"/>
            </a:lnSpc>
            <a:spcBef>
              <a:spcPct val="0"/>
            </a:spcBef>
            <a:spcAft>
              <a:spcPct val="35000"/>
            </a:spcAft>
          </a:pPr>
          <a:endParaRPr lang="he-IL" sz="500" kern="1200"/>
        </a:p>
      </dsp:txBody>
      <dsp:txXfrm rot="5400000">
        <a:off x="2001539" y="752511"/>
        <a:ext cx="111721" cy="134065"/>
      </dsp:txXfrm>
    </dsp:sp>
    <dsp:sp modelId="{43544611-484C-4588-BD1C-63A6FDA81851}">
      <dsp:nvSpPr>
        <dsp:cNvPr id="0" name=""/>
        <dsp:cNvSpPr/>
      </dsp:nvSpPr>
      <dsp:spPr>
        <a:xfrm>
          <a:off x="1472433" y="894025"/>
          <a:ext cx="1169932" cy="29792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Press on subtotal</a:t>
          </a:r>
          <a:endParaRPr lang="he-IL" sz="1200" kern="1200" dirty="0"/>
        </a:p>
      </dsp:txBody>
      <dsp:txXfrm>
        <a:off x="1472433" y="894025"/>
        <a:ext cx="1169932" cy="297923"/>
      </dsp:txXfrm>
    </dsp:sp>
    <dsp:sp modelId="{C0B023E5-233C-419D-9740-CE89EE4C15D1}">
      <dsp:nvSpPr>
        <dsp:cNvPr id="0" name=""/>
        <dsp:cNvSpPr/>
      </dsp:nvSpPr>
      <dsp:spPr>
        <a:xfrm rot="5400000">
          <a:off x="2001539" y="1199397"/>
          <a:ext cx="111721" cy="1340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rtl="1">
            <a:lnSpc>
              <a:spcPct val="90000"/>
            </a:lnSpc>
            <a:spcBef>
              <a:spcPct val="0"/>
            </a:spcBef>
            <a:spcAft>
              <a:spcPct val="35000"/>
            </a:spcAft>
          </a:pPr>
          <a:endParaRPr lang="he-IL" sz="500" kern="1200"/>
        </a:p>
      </dsp:txBody>
      <dsp:txXfrm rot="5400000">
        <a:off x="2001539" y="1199397"/>
        <a:ext cx="111721" cy="134065"/>
      </dsp:txXfrm>
    </dsp:sp>
    <dsp:sp modelId="{C5015A76-FBDF-4F8C-9A6B-5BD20BE8B161}">
      <dsp:nvSpPr>
        <dsp:cNvPr id="0" name=""/>
        <dsp:cNvSpPr/>
      </dsp:nvSpPr>
      <dsp:spPr>
        <a:xfrm>
          <a:off x="1472433" y="1340911"/>
          <a:ext cx="1169932" cy="29792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Choose payment</a:t>
          </a:r>
          <a:endParaRPr lang="he-IL" sz="1200" kern="1200" dirty="0"/>
        </a:p>
      </dsp:txBody>
      <dsp:txXfrm>
        <a:off x="1472433" y="1340911"/>
        <a:ext cx="1169932" cy="297923"/>
      </dsp:txXfrm>
    </dsp:sp>
    <dsp:sp modelId="{B2577F8B-5BB8-49CA-AE54-12BBA7802043}">
      <dsp:nvSpPr>
        <dsp:cNvPr id="0" name=""/>
        <dsp:cNvSpPr/>
      </dsp:nvSpPr>
      <dsp:spPr>
        <a:xfrm rot="5400000">
          <a:off x="2001539" y="1646282"/>
          <a:ext cx="111721" cy="1340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rtl="1">
            <a:lnSpc>
              <a:spcPct val="90000"/>
            </a:lnSpc>
            <a:spcBef>
              <a:spcPct val="0"/>
            </a:spcBef>
            <a:spcAft>
              <a:spcPct val="35000"/>
            </a:spcAft>
          </a:pPr>
          <a:endParaRPr lang="he-IL" sz="500" kern="1200"/>
        </a:p>
      </dsp:txBody>
      <dsp:txXfrm rot="5400000">
        <a:off x="2001539" y="1646282"/>
        <a:ext cx="111721" cy="134065"/>
      </dsp:txXfrm>
    </dsp:sp>
    <dsp:sp modelId="{ECFA918D-055A-4271-AA85-D985FBAE3B7D}">
      <dsp:nvSpPr>
        <dsp:cNvPr id="0" name=""/>
        <dsp:cNvSpPr/>
      </dsp:nvSpPr>
      <dsp:spPr>
        <a:xfrm>
          <a:off x="1472433" y="1787796"/>
          <a:ext cx="1169932" cy="29792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End transaction</a:t>
          </a:r>
          <a:endParaRPr lang="he-IL" sz="1200" kern="1200" dirty="0"/>
        </a:p>
      </dsp:txBody>
      <dsp:txXfrm>
        <a:off x="1472433" y="1787796"/>
        <a:ext cx="1169932" cy="297923"/>
      </dsp:txXfrm>
    </dsp:sp>
  </dsp:spTree>
</dsp:drawing>
</file>

<file path=word/diagrams/drawing3.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2010B9C-184F-4555-BD9F-CC39D64DDC23}">
      <dsp:nvSpPr>
        <dsp:cNvPr id="0" name=""/>
        <dsp:cNvSpPr/>
      </dsp:nvSpPr>
      <dsp:spPr>
        <a:xfrm>
          <a:off x="1400987" y="0"/>
          <a:ext cx="1084224" cy="46434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Motive to start transaction</a:t>
          </a:r>
          <a:endParaRPr lang="he-IL" sz="1200" kern="1200" dirty="0"/>
        </a:p>
      </dsp:txBody>
      <dsp:txXfrm>
        <a:off x="1400987" y="0"/>
        <a:ext cx="1084224" cy="464343"/>
      </dsp:txXfrm>
    </dsp:sp>
    <dsp:sp modelId="{B9604D63-18DF-4A1E-A7B2-BDAA6C2339E8}">
      <dsp:nvSpPr>
        <dsp:cNvPr id="0" name=""/>
        <dsp:cNvSpPr/>
      </dsp:nvSpPr>
      <dsp:spPr>
        <a:xfrm rot="5400000">
          <a:off x="1856035" y="475952"/>
          <a:ext cx="174128" cy="208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rtl="1">
            <a:lnSpc>
              <a:spcPct val="90000"/>
            </a:lnSpc>
            <a:spcBef>
              <a:spcPct val="0"/>
            </a:spcBef>
            <a:spcAft>
              <a:spcPct val="35000"/>
            </a:spcAft>
          </a:pPr>
          <a:endParaRPr lang="he-IL" sz="900" kern="1200"/>
        </a:p>
      </dsp:txBody>
      <dsp:txXfrm rot="5400000">
        <a:off x="1856035" y="475952"/>
        <a:ext cx="174128" cy="208954"/>
      </dsp:txXfrm>
    </dsp:sp>
    <dsp:sp modelId="{2BE8B415-1D49-4A54-865C-787140250617}">
      <dsp:nvSpPr>
        <dsp:cNvPr id="0" name=""/>
        <dsp:cNvSpPr/>
      </dsp:nvSpPr>
      <dsp:spPr>
        <a:xfrm>
          <a:off x="1400987" y="696515"/>
          <a:ext cx="1084224" cy="46434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Get transaction number</a:t>
          </a:r>
          <a:endParaRPr lang="he-IL" sz="1200" kern="1200" dirty="0"/>
        </a:p>
      </dsp:txBody>
      <dsp:txXfrm>
        <a:off x="1400987" y="696515"/>
        <a:ext cx="1084224" cy="464343"/>
      </dsp:txXfrm>
    </dsp:sp>
    <dsp:sp modelId="{646BB4A8-93DE-49ED-B33E-31A20D36AC69}">
      <dsp:nvSpPr>
        <dsp:cNvPr id="0" name=""/>
        <dsp:cNvSpPr/>
      </dsp:nvSpPr>
      <dsp:spPr>
        <a:xfrm rot="5400000">
          <a:off x="1856035" y="1172467"/>
          <a:ext cx="174128" cy="208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rtl="1">
            <a:lnSpc>
              <a:spcPct val="90000"/>
            </a:lnSpc>
            <a:spcBef>
              <a:spcPct val="0"/>
            </a:spcBef>
            <a:spcAft>
              <a:spcPct val="35000"/>
            </a:spcAft>
          </a:pPr>
          <a:endParaRPr lang="he-IL" sz="900" kern="1200"/>
        </a:p>
      </dsp:txBody>
      <dsp:txXfrm rot="5400000">
        <a:off x="1856035" y="1172467"/>
        <a:ext cx="174128" cy="208954"/>
      </dsp:txXfrm>
    </dsp:sp>
    <dsp:sp modelId="{AA106A1E-0D7D-4EFE-B399-B517A36C8772}">
      <dsp:nvSpPr>
        <dsp:cNvPr id="0" name=""/>
        <dsp:cNvSpPr/>
      </dsp:nvSpPr>
      <dsp:spPr>
        <a:xfrm>
          <a:off x="1400987" y="1393031"/>
          <a:ext cx="1084224" cy="464343"/>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Initialize properties</a:t>
          </a:r>
          <a:endParaRPr lang="he-IL" sz="1200" kern="1200" dirty="0"/>
        </a:p>
      </dsp:txBody>
      <dsp:txXfrm>
        <a:off x="1400987" y="1393031"/>
        <a:ext cx="1084224" cy="464343"/>
      </dsp:txXfrm>
    </dsp:sp>
  </dsp:spTree>
</dsp:drawing>
</file>

<file path=word/diagrams/drawing4.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2010B9C-184F-4555-BD9F-CC39D64DDC23}">
      <dsp:nvSpPr>
        <dsp:cNvPr id="0" name=""/>
        <dsp:cNvSpPr/>
      </dsp:nvSpPr>
      <dsp:spPr>
        <a:xfrm>
          <a:off x="1403030" y="0"/>
          <a:ext cx="1308738" cy="49053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Validate all the payment</a:t>
          </a:r>
          <a:endParaRPr lang="he-IL" sz="1200" kern="1200" dirty="0"/>
        </a:p>
      </dsp:txBody>
      <dsp:txXfrm>
        <a:off x="1403030" y="0"/>
        <a:ext cx="1308738" cy="490537"/>
      </dsp:txXfrm>
    </dsp:sp>
    <dsp:sp modelId="{B9604D63-18DF-4A1E-A7B2-BDAA6C2339E8}">
      <dsp:nvSpPr>
        <dsp:cNvPr id="0" name=""/>
        <dsp:cNvSpPr/>
      </dsp:nvSpPr>
      <dsp:spPr>
        <a:xfrm rot="5400000">
          <a:off x="1965424" y="502800"/>
          <a:ext cx="183951" cy="2207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rtl="1">
            <a:lnSpc>
              <a:spcPct val="90000"/>
            </a:lnSpc>
            <a:spcBef>
              <a:spcPct val="0"/>
            </a:spcBef>
            <a:spcAft>
              <a:spcPct val="35000"/>
            </a:spcAft>
          </a:pPr>
          <a:endParaRPr lang="he-IL" sz="900" kern="1200"/>
        </a:p>
      </dsp:txBody>
      <dsp:txXfrm rot="5400000">
        <a:off x="1965424" y="502800"/>
        <a:ext cx="183951" cy="220741"/>
      </dsp:txXfrm>
    </dsp:sp>
    <dsp:sp modelId="{2BE8B415-1D49-4A54-865C-787140250617}">
      <dsp:nvSpPr>
        <dsp:cNvPr id="0" name=""/>
        <dsp:cNvSpPr/>
      </dsp:nvSpPr>
      <dsp:spPr>
        <a:xfrm>
          <a:off x="1403030" y="735806"/>
          <a:ext cx="1308738" cy="49053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Save to transaction in the tra</a:t>
          </a:r>
          <a:endParaRPr lang="he-IL" sz="1200" kern="1200" dirty="0"/>
        </a:p>
      </dsp:txBody>
      <dsp:txXfrm>
        <a:off x="1403030" y="735806"/>
        <a:ext cx="1308738" cy="490537"/>
      </dsp:txXfrm>
    </dsp:sp>
    <dsp:sp modelId="{646BB4A8-93DE-49ED-B33E-31A20D36AC69}">
      <dsp:nvSpPr>
        <dsp:cNvPr id="0" name=""/>
        <dsp:cNvSpPr/>
      </dsp:nvSpPr>
      <dsp:spPr>
        <a:xfrm rot="5400000">
          <a:off x="1965424" y="1238607"/>
          <a:ext cx="183951" cy="2207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rtl="1">
            <a:lnSpc>
              <a:spcPct val="90000"/>
            </a:lnSpc>
            <a:spcBef>
              <a:spcPct val="0"/>
            </a:spcBef>
            <a:spcAft>
              <a:spcPct val="35000"/>
            </a:spcAft>
          </a:pPr>
          <a:endParaRPr lang="he-IL" sz="900" kern="1200"/>
        </a:p>
      </dsp:txBody>
      <dsp:txXfrm rot="5400000">
        <a:off x="1965424" y="1238607"/>
        <a:ext cx="183951" cy="220741"/>
      </dsp:txXfrm>
    </dsp:sp>
    <dsp:sp modelId="{AA106A1E-0D7D-4EFE-B399-B517A36C8772}">
      <dsp:nvSpPr>
        <dsp:cNvPr id="0" name=""/>
        <dsp:cNvSpPr/>
      </dsp:nvSpPr>
      <dsp:spPr>
        <a:xfrm>
          <a:off x="1403030" y="1471612"/>
          <a:ext cx="1308738" cy="49053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en-US" sz="1200" kern="1200" dirty="0" smtClean="0"/>
            <a:t>Print the receipt</a:t>
          </a:r>
          <a:endParaRPr lang="he-IL" sz="1200" kern="1200" dirty="0"/>
        </a:p>
      </dsp:txBody>
      <dsp:txXfrm>
        <a:off x="1403030" y="1471612"/>
        <a:ext cx="1308738" cy="490537"/>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A772799FF20442A44F8789C7A4FFBD" ma:contentTypeVersion="2" ma:contentTypeDescription="Create a new document." ma:contentTypeScope="" ma:versionID="86868e6f31672400d0ab458a4df83942">
  <xsd:schema xmlns:xsd="http://www.w3.org/2001/XMLSchema" xmlns:p="http://schemas.microsoft.com/office/2006/metadata/properties" xmlns:ns2="bee34eb5-e5b2-4dcb-add9-c24a63b9ffe5" targetNamespace="http://schemas.microsoft.com/office/2006/metadata/properties" ma:root="true" ma:fieldsID="30f8a9d38182a21ee64cd872e676a236" ns2:_="">
    <xsd:import namespace="bee34eb5-e5b2-4dcb-add9-c24a63b9ffe5"/>
    <xsd:element name="properties">
      <xsd:complexType>
        <xsd:sequence>
          <xsd:element name="documentManagement">
            <xsd:complexType>
              <xsd:all>
                <xsd:element ref="ns2:Document_x0020_Type" minOccurs="0"/>
                <xsd:element ref="ns2:Note" minOccurs="0"/>
              </xsd:all>
            </xsd:complexType>
          </xsd:element>
        </xsd:sequence>
      </xsd:complexType>
    </xsd:element>
  </xsd:schema>
  <xsd:schema xmlns:xsd="http://www.w3.org/2001/XMLSchema" xmlns:dms="http://schemas.microsoft.com/office/2006/documentManagement/types" targetNamespace="bee34eb5-e5b2-4dcb-add9-c24a63b9ffe5" elementFormDefault="qualified">
    <xsd:import namespace="http://schemas.microsoft.com/office/2006/documentManagement/types"/>
    <xsd:element name="Document_x0020_Type" ma:index="8" nillable="true" ma:displayName="Status" ma:default="Review" ma:format="Dropdown" ma:internalName="Document_x0020_Type">
      <xsd:simpleType>
        <xsd:restriction base="dms:Choice">
          <xsd:enumeration value="Review"/>
          <xsd:enumeration value="In progress"/>
          <xsd:enumeration value="Ready"/>
          <xsd:enumeration value="Reference"/>
        </xsd:restriction>
      </xsd:simpleType>
    </xsd:element>
    <xsd:element name="Note" ma:index="9" nillable="true" ma:displayName="Note" ma:internalName="Not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ocument_x0020_Type xmlns="bee34eb5-e5b2-4dcb-add9-c24a63b9ffe5">Review</Document_x0020_Type>
    <Note xmlns="bee34eb5-e5b2-4dcb-add9-c24a63b9ffe5"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0DB-DAA1-431F-84C6-F334A8D26DF2}"/>
</file>

<file path=customXml/itemProps2.xml><?xml version="1.0" encoding="utf-8"?>
<ds:datastoreItem xmlns:ds="http://schemas.openxmlformats.org/officeDocument/2006/customXml" ds:itemID="{766E15DE-CE06-440D-B604-BF31BB7DB35A}"/>
</file>

<file path=customXml/itemProps3.xml><?xml version="1.0" encoding="utf-8"?>
<ds:datastoreItem xmlns:ds="http://schemas.openxmlformats.org/officeDocument/2006/customXml" ds:itemID="{DAF8772A-6378-4591-A3EA-6133E6373A73}"/>
</file>

<file path=customXml/itemProps4.xml><?xml version="1.0" encoding="utf-8"?>
<ds:datastoreItem xmlns:ds="http://schemas.openxmlformats.org/officeDocument/2006/customXml" ds:itemID="{2F896656-9CA9-4A73-84ED-4188EF9B0503}"/>
</file>

<file path=docProps/app.xml><?xml version="1.0" encoding="utf-8"?>
<Properties xmlns="http://schemas.openxmlformats.org/officeDocument/2006/extended-properties" xmlns:vt="http://schemas.openxmlformats.org/officeDocument/2006/docPropsVTypes">
  <Template>Normal.dotm</Template>
  <TotalTime>1546</TotalTime>
  <Pages>20</Pages>
  <Words>4181</Words>
  <Characters>20905</Characters>
  <Application>Microsoft Office Word</Application>
  <DocSecurity>0</DocSecurity>
  <Lines>174</Lines>
  <Paragraphs>50</Paragraphs>
  <ScaleCrop>false</ScaleCrop>
  <HeadingPairs>
    <vt:vector size="2" baseType="variant">
      <vt:variant>
        <vt:lpstr>Title</vt:lpstr>
      </vt:variant>
      <vt:variant>
        <vt:i4>1</vt:i4>
      </vt:variant>
    </vt:vector>
  </HeadingPairs>
  <TitlesOfParts>
    <vt:vector size="1" baseType="lpstr">
      <vt:lpstr/>
    </vt:vector>
  </TitlesOfParts>
  <Company>Retalix</Company>
  <LinksUpToDate>false</LinksUpToDate>
  <CharactersWithSpaces>25036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Retalix</dc:creator>
  <cp:keywords/>
  <dc:description/>
  <cp:lastModifiedBy>Retalix</cp:lastModifiedBy>
  <cp:revision>34</cp:revision>
  <dcterms:created xsi:type="dcterms:W3CDTF">2012-08-21T13:33:00Z</dcterms:created>
  <dcterms:modified xsi:type="dcterms:W3CDTF">2012-09-09T06:36:00Z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0x010100D0A772799FF20442A44F8789C7A4FFBD</vt:lpwstr>
  </property>
</Properties>
</file>